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6D7B6A" w:rsidR="00354A58" w:rsidRDefault="0040240D" w14:paraId="243A7F4F" w14:textId="77777777">
      <w:pPr>
        <w:pStyle w:val="Heading1"/>
        <w:keepNext w:val="0"/>
        <w:keepLines w:val="0"/>
        <w:spacing w:before="480"/>
        <w:rPr>
          <w:i/>
          <w:iCs/>
          <w:lang w:val="en-US"/>
        </w:rPr>
      </w:pPr>
      <w:bookmarkStart w:name="_yglwfavv3xtw" w:colFirst="0" w:colLast="0" w:id="0"/>
      <w:bookmarkEnd w:id="0"/>
      <w:r w:rsidRPr="006D7B6A">
        <w:rPr>
          <w:b/>
          <w:bCs/>
          <w:sz w:val="46"/>
          <w:szCs w:val="46"/>
          <w:lang w:val="en-US"/>
        </w:rPr>
        <w:t>SOCIAL BUSINESS MAPPING QUESTIONNAIRE</w:t>
      </w:r>
    </w:p>
    <w:p w:rsidRPr="006D7B6A" w:rsidR="00354A58" w:rsidRDefault="0040240D" w14:paraId="243A7F50" w14:textId="77777777">
      <w:pPr>
        <w:spacing w:before="240" w:after="240"/>
        <w:rPr>
          <w:i/>
          <w:iCs/>
          <w:lang w:val="en-US"/>
        </w:rPr>
      </w:pPr>
      <w:r w:rsidRPr="006D7B6A">
        <w:rPr>
          <w:i/>
          <w:iCs/>
          <w:lang w:val="en-US"/>
        </w:rPr>
        <w:t>(For National Societies)</w:t>
      </w:r>
    </w:p>
    <w:p w:rsidRPr="006D7B6A" w:rsidR="00354A58" w:rsidRDefault="0040240D" w14:paraId="243A7F51" w14:textId="77777777">
      <w:pPr>
        <w:spacing w:before="240" w:after="240"/>
        <w:rPr>
          <w:b/>
          <w:bCs/>
          <w:lang w:val="en-US"/>
        </w:rPr>
      </w:pPr>
      <w:r w:rsidRPr="006D7B6A">
        <w:rPr>
          <w:b/>
          <w:bCs/>
          <w:lang w:val="en-US"/>
        </w:rPr>
        <w:t>WHO ARE WE ?</w:t>
      </w:r>
    </w:p>
    <w:p w:rsidR="00354A58" w:rsidRDefault="0040240D" w14:paraId="243A7F52" w14:textId="77777777">
      <w:pPr>
        <w:widowControl w:val="0"/>
        <w:spacing w:line="240" w:lineRule="auto"/>
      </w:pPr>
      <w:r w:rsidRPr="006D7B6A">
        <w:rPr>
          <w:lang w:val="en-US"/>
        </w:rPr>
        <w:t xml:space="preserve">The Social Entrepreneurship informal working group meets every 2 weeks to work on the priorities set by the 3rd Social Entrepreneurship Meet-up in Mombasa, Kenya in July 2025. </w:t>
      </w: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by : </w:t>
      </w:r>
    </w:p>
    <w:p w:rsidR="00354A58" w:rsidRDefault="0040240D" w14:paraId="243A7F53" w14:textId="77777777">
      <w:pPr>
        <w:widowControl w:val="0"/>
        <w:numPr>
          <w:ilvl w:val="0"/>
          <w:numId w:val="4"/>
        </w:numPr>
        <w:spacing w:line="240" w:lineRule="auto"/>
      </w:pPr>
      <w:r>
        <w:t>The Kenya Red Cross Society</w:t>
      </w:r>
    </w:p>
    <w:p w:rsidR="00354A58" w:rsidRDefault="0040240D" w14:paraId="243A7F54" w14:textId="77777777">
      <w:pPr>
        <w:widowControl w:val="0"/>
        <w:numPr>
          <w:ilvl w:val="0"/>
          <w:numId w:val="4"/>
        </w:numPr>
        <w:spacing w:line="240" w:lineRule="auto"/>
      </w:pPr>
      <w:r>
        <w:t>The French Red Cross</w:t>
      </w:r>
    </w:p>
    <w:p w:rsidR="00354A58" w:rsidP="651E6E68" w:rsidRDefault="42C56543" w14:paraId="4324B22E" w14:textId="5283FF6E">
      <w:pPr>
        <w:widowControl w:val="0"/>
        <w:numPr>
          <w:ilvl w:val="0"/>
          <w:numId w:val="4"/>
        </w:numPr>
        <w:spacing w:line="240" w:lineRule="auto"/>
        <w:rPr>
          <w:lang w:val="fr-FR"/>
        </w:rPr>
      </w:pPr>
      <w:r w:rsidRPr="651E6E68" w:rsidR="42C56543">
        <w:rPr>
          <w:lang w:val="fr-FR"/>
        </w:rPr>
        <w:t xml:space="preserve">The </w:t>
      </w:r>
      <w:r w:rsidRPr="651E6E68" w:rsidR="42C56543">
        <w:rPr>
          <w:lang w:val="fr-FR"/>
        </w:rPr>
        <w:t>Austrian</w:t>
      </w:r>
      <w:r w:rsidRPr="651E6E68" w:rsidR="42C56543">
        <w:rPr>
          <w:lang w:val="fr-FR"/>
        </w:rPr>
        <w:t xml:space="preserve"> Red Cross</w:t>
      </w:r>
    </w:p>
    <w:p w:rsidR="00354A58" w:rsidRDefault="42C56543" w14:paraId="243A7F56" w14:textId="3DD991EE">
      <w:pPr>
        <w:widowControl w:val="0"/>
        <w:numPr>
          <w:ilvl w:val="0"/>
          <w:numId w:val="4"/>
        </w:numPr>
        <w:spacing w:line="240" w:lineRule="auto"/>
        <w:rPr/>
      </w:pPr>
      <w:r w:rsidRPr="651E6E68" w:rsidR="42C56543">
        <w:rPr>
          <w:lang w:val="fr-FR"/>
        </w:rPr>
        <w:t xml:space="preserve">The </w:t>
      </w:r>
      <w:r w:rsidRPr="651E6E68" w:rsidR="42C56543">
        <w:rPr>
          <w:lang w:val="fr-FR"/>
        </w:rPr>
        <w:t>Lebanese</w:t>
      </w:r>
      <w:r w:rsidRPr="651E6E68" w:rsidR="42C56543">
        <w:rPr>
          <w:lang w:val="fr-FR"/>
        </w:rPr>
        <w:t xml:space="preserve"> Red Cross</w:t>
      </w:r>
    </w:p>
    <w:p w:rsidR="00B44B96" w:rsidP="677F89B2" w:rsidRDefault="2AA04033" w14:paraId="214B39A6" w14:textId="5B3984CE">
      <w:pPr>
        <w:widowControl w:val="0"/>
        <w:numPr>
          <w:ilvl w:val="0"/>
          <w:numId w:val="4"/>
        </w:numPr>
        <w:spacing w:line="240" w:lineRule="auto"/>
        <w:rPr>
          <w:lang w:val="fr-FR"/>
        </w:rPr>
      </w:pPr>
      <w:r w:rsidRPr="651E6E68" w:rsidR="2AA04033">
        <w:rPr>
          <w:lang w:val="fr-FR"/>
        </w:rPr>
        <w:t xml:space="preserve">The IFRC </w:t>
      </w:r>
      <w:r w:rsidRPr="651E6E68" w:rsidR="2AA04033">
        <w:rPr>
          <w:lang w:val="fr-FR"/>
        </w:rPr>
        <w:t>Secretariat</w:t>
      </w:r>
    </w:p>
    <w:p w:rsidR="00354A58" w:rsidRDefault="00354A58" w14:paraId="243A7F57" w14:textId="77777777">
      <w:pPr>
        <w:widowControl w:val="0"/>
        <w:spacing w:line="240" w:lineRule="auto"/>
        <w:ind w:left="720"/>
      </w:pPr>
    </w:p>
    <w:p w:rsidRPr="006D7B6A" w:rsidR="00354A58" w:rsidRDefault="0040240D" w14:paraId="243A7F58" w14:textId="77777777">
      <w:pPr>
        <w:widowControl w:val="0"/>
        <w:spacing w:line="240" w:lineRule="auto"/>
        <w:rPr>
          <w:lang w:val="en-US"/>
        </w:rPr>
      </w:pPr>
      <w:r w:rsidRPr="006D7B6A">
        <w:rPr>
          <w:lang w:val="en-US"/>
        </w:rPr>
        <w:t xml:space="preserve">It is an informal and open group, that welcomes new members to discuss and/or contribute to the roadmap at any level of engagement. Want to join ? Contact </w:t>
      </w:r>
      <w:hyperlink r:id="rId10">
        <w:r w:rsidRPr="006D7B6A" w:rsidR="00354A58">
          <w:rPr>
            <w:color w:val="1155CC"/>
            <w:u w:val="single"/>
            <w:lang w:val="en-US"/>
          </w:rPr>
          <w:t>mariealice.manderscheid@croix-rouge.fr</w:t>
        </w:r>
      </w:hyperlink>
      <w:r w:rsidRPr="006D7B6A">
        <w:rPr>
          <w:lang w:val="en-US"/>
        </w:rPr>
        <w:t xml:space="preserve"> </w:t>
      </w:r>
    </w:p>
    <w:p w:rsidRPr="006D7B6A" w:rsidR="00354A58" w:rsidRDefault="0040240D" w14:paraId="243A7F59" w14:textId="77777777">
      <w:pPr>
        <w:spacing w:before="240" w:after="240"/>
        <w:rPr>
          <w:b/>
          <w:bCs/>
          <w:lang w:val="en-US"/>
        </w:rPr>
      </w:pPr>
      <w:r w:rsidRPr="006D7B6A">
        <w:rPr>
          <w:b/>
          <w:bCs/>
          <w:lang w:val="en-US"/>
        </w:rPr>
        <w:t>REMINDER OF THE OBJECTIVE</w:t>
      </w:r>
    </w:p>
    <w:p w:rsidRPr="006D7B6A" w:rsidR="00354A58" w:rsidRDefault="0040240D" w14:paraId="243A7F5A" w14:textId="187A9D9B">
      <w:pPr>
        <w:widowControl w:val="0"/>
        <w:spacing w:line="240" w:lineRule="auto"/>
        <w:rPr>
          <w:lang w:val="en-US"/>
        </w:rPr>
      </w:pPr>
      <w:r w:rsidRPr="651E6E68" w:rsidR="0040240D">
        <w:rPr>
          <w:lang w:val="en-US"/>
        </w:rPr>
        <w:t>Through this collective exercise, the Social Entrepreneurship informal working group would like to build a shared understanding of SE</w:t>
      </w:r>
      <w:r w:rsidRPr="651E6E68" w:rsidR="5A28978A">
        <w:rPr>
          <w:lang w:val="en-US"/>
        </w:rPr>
        <w:t xml:space="preserve"> (Social Entrepreneurship) in the RCRC Network</w:t>
      </w:r>
      <w:r w:rsidRPr="651E6E68" w:rsidR="0040240D">
        <w:rPr>
          <w:lang w:val="en-US"/>
        </w:rPr>
        <w:t xml:space="preserve"> by creating an extensive, living, structured document enabling a wide range of NS to present their </w:t>
      </w:r>
      <w:r w:rsidRPr="651E6E68" w:rsidR="0F221E85">
        <w:rPr>
          <w:lang w:val="en-US"/>
        </w:rPr>
        <w:t>intiatives</w:t>
      </w:r>
      <w:r w:rsidRPr="651E6E68" w:rsidR="0040240D">
        <w:rPr>
          <w:lang w:val="en-US"/>
        </w:rPr>
        <w:t xml:space="preserve"> clearly (using a common template). </w:t>
      </w:r>
    </w:p>
    <w:p w:rsidRPr="006D7B6A" w:rsidR="00354A58" w:rsidRDefault="00354A58" w14:paraId="243A7F5B" w14:textId="77777777">
      <w:pPr>
        <w:widowControl w:val="0"/>
        <w:spacing w:line="240" w:lineRule="auto"/>
        <w:rPr>
          <w:lang w:val="en-US"/>
        </w:rPr>
      </w:pPr>
    </w:p>
    <w:p w:rsidRPr="006D7B6A" w:rsidR="00354A58" w:rsidP="651E6E68" w:rsidRDefault="00354A58" w14:paraId="243A7F5D" w14:textId="6F9EB750">
      <w:pPr>
        <w:widowControl w:val="0"/>
        <w:spacing w:before="240" w:after="240" w:line="240" w:lineRule="auto"/>
        <w:rPr>
          <w:b w:val="1"/>
          <w:bCs w:val="1"/>
          <w:lang w:val="en-US"/>
        </w:rPr>
      </w:pPr>
      <w:r w:rsidRPr="651E6E68" w:rsidR="0040240D">
        <w:rPr>
          <w:lang w:val="en-US"/>
        </w:rPr>
        <w:t xml:space="preserve">This understanding should help </w:t>
      </w:r>
      <w:r w:rsidRPr="651E6E68" w:rsidR="0040240D">
        <w:rPr>
          <w:lang w:val="en-US"/>
        </w:rPr>
        <w:t>identify</w:t>
      </w:r>
      <w:r w:rsidRPr="651E6E68" w:rsidR="0040240D">
        <w:rPr>
          <w:lang w:val="en-US"/>
        </w:rPr>
        <w:t xml:space="preserve"> what works, what </w:t>
      </w:r>
      <w:r w:rsidRPr="651E6E68" w:rsidR="0040240D">
        <w:rPr>
          <w:lang w:val="en-US"/>
        </w:rPr>
        <w:t>doesn't</w:t>
      </w:r>
      <w:r w:rsidRPr="651E6E68" w:rsidR="0040240D">
        <w:rPr>
          <w:lang w:val="en-US"/>
        </w:rPr>
        <w:t xml:space="preserve">, but also the common social problem, </w:t>
      </w:r>
      <w:r w:rsidRPr="651E6E68" w:rsidR="0040240D">
        <w:rPr>
          <w:lang w:val="en-US"/>
        </w:rPr>
        <w:t>challenges</w:t>
      </w:r>
      <w:r w:rsidRPr="651E6E68" w:rsidR="0040240D">
        <w:rPr>
          <w:lang w:val="en-US"/>
        </w:rPr>
        <w:t xml:space="preserve"> and potential opportunities. </w:t>
      </w:r>
    </w:p>
    <w:p w:rsidRPr="006D7B6A" w:rsidR="00354A58" w:rsidRDefault="0040240D" w14:paraId="243A7F5E" w14:textId="77777777">
      <w:pPr>
        <w:spacing w:before="240" w:after="240"/>
        <w:rPr>
          <w:b/>
          <w:bCs/>
          <w:lang w:val="en-US"/>
        </w:rPr>
      </w:pPr>
      <w:r w:rsidRPr="006D7B6A">
        <w:rPr>
          <w:b/>
          <w:bCs/>
          <w:lang w:val="en-US"/>
        </w:rPr>
        <w:t>A QUICK REMINDER OF THE KEY DEFINITIONS</w:t>
      </w:r>
    </w:p>
    <w:p w:rsidR="00354A58" w:rsidRDefault="0040240D" w14:paraId="243A7F5F" w14:textId="77777777">
      <w:pPr>
        <w:numPr>
          <w:ilvl w:val="0"/>
          <w:numId w:val="1"/>
        </w:numPr>
        <w:spacing w:before="240"/>
      </w:pPr>
      <w:r w:rsidRPr="006D7B6A">
        <w:rPr>
          <w:b/>
          <w:bCs/>
          <w:lang w:val="en-US"/>
        </w:rPr>
        <w:t>Social entrepreneurship</w:t>
      </w:r>
      <w:r w:rsidRPr="006D7B6A">
        <w:rPr>
          <w:lang w:val="en-US"/>
        </w:rPr>
        <w:t xml:space="preserve"> </w:t>
      </w:r>
      <w:r w:rsidRPr="006D7B6A">
        <w:rPr>
          <w:b/>
          <w:bCs/>
          <w:u w:val="single"/>
          <w:lang w:val="en-US"/>
        </w:rPr>
        <w:t>is a mindset.</w:t>
      </w:r>
      <w:r w:rsidRPr="006D7B6A">
        <w:rPr>
          <w:b/>
          <w:bCs/>
          <w:lang w:val="en-US"/>
        </w:rPr>
        <w:t xml:space="preserve"> </w:t>
      </w:r>
      <w:r w:rsidRPr="006D7B6A">
        <w:rPr>
          <w:lang w:val="en-US"/>
        </w:rPr>
        <w:t xml:space="preserve">“Social entrepreneurship describes an entrepreneurial </w:t>
      </w:r>
      <w:r w:rsidRPr="006D7B6A">
        <w:rPr>
          <w:b/>
          <w:bCs/>
          <w:lang w:val="en-US"/>
        </w:rPr>
        <w:t xml:space="preserve">action </w:t>
      </w:r>
      <w:r w:rsidRPr="006D7B6A">
        <w:rPr>
          <w:lang w:val="en-US"/>
        </w:rPr>
        <w:t xml:space="preserve">which aims to solve social or environmental challenges while pursuing financial sustainability.” </w:t>
      </w:r>
      <w:r>
        <w:rPr>
          <w:i/>
          <w:iCs/>
        </w:rPr>
        <w:t xml:space="preserve">(Source, How to Foster </w:t>
      </w:r>
      <w:proofErr w:type="spellStart"/>
      <w:r>
        <w:rPr>
          <w:i/>
          <w:iCs/>
        </w:rPr>
        <w:t>Resilience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through</w:t>
      </w:r>
      <w:proofErr w:type="spellEnd"/>
      <w:r>
        <w:rPr>
          <w:i/>
          <w:iCs/>
        </w:rPr>
        <w:t xml:space="preserve"> Social </w:t>
      </w:r>
    </w:p>
    <w:p w:rsidRPr="006D7B6A" w:rsidR="00354A58" w:rsidRDefault="0040240D" w14:paraId="243A7F60" w14:textId="77777777">
      <w:pPr>
        <w:numPr>
          <w:ilvl w:val="0"/>
          <w:numId w:val="1"/>
        </w:numPr>
        <w:rPr>
          <w:lang w:val="en-US"/>
        </w:rPr>
      </w:pPr>
      <w:r w:rsidRPr="006D7B6A">
        <w:rPr>
          <w:i/>
          <w:iCs/>
          <w:lang w:val="en-US"/>
        </w:rPr>
        <w:t>Entrepreneurship, 2024). In other words, social entrepreneurship is a mindset</w:t>
      </w:r>
    </w:p>
    <w:p w:rsidR="00354A58" w:rsidRDefault="0040240D" w14:paraId="243A7F61" w14:textId="77777777">
      <w:pPr>
        <w:numPr>
          <w:ilvl w:val="0"/>
          <w:numId w:val="1"/>
        </w:numPr>
        <w:spacing w:after="240"/>
      </w:pPr>
      <w:r w:rsidRPr="006D7B6A">
        <w:rPr>
          <w:b/>
          <w:bCs/>
          <w:lang w:val="en-US"/>
        </w:rPr>
        <w:t>Social business</w:t>
      </w:r>
      <w:r w:rsidRPr="006D7B6A">
        <w:rPr>
          <w:b/>
          <w:bCs/>
          <w:u w:val="single"/>
          <w:lang w:val="en-US"/>
        </w:rPr>
        <w:t xml:space="preserve"> is an </w:t>
      </w:r>
      <w:proofErr w:type="spellStart"/>
      <w:r w:rsidRPr="006D7B6A">
        <w:rPr>
          <w:b/>
          <w:bCs/>
          <w:u w:val="single"/>
          <w:lang w:val="en-US"/>
        </w:rPr>
        <w:t>organisation</w:t>
      </w:r>
      <w:proofErr w:type="spellEnd"/>
      <w:r w:rsidRPr="006D7B6A">
        <w:rPr>
          <w:b/>
          <w:bCs/>
          <w:u w:val="single"/>
          <w:lang w:val="en-US"/>
        </w:rPr>
        <w:t>:</w:t>
      </w:r>
      <w:r w:rsidRPr="006D7B6A">
        <w:rPr>
          <w:lang w:val="en-US"/>
        </w:rPr>
        <w:t xml:space="preserve"> “An </w:t>
      </w:r>
      <w:proofErr w:type="spellStart"/>
      <w:r w:rsidRPr="006D7B6A">
        <w:rPr>
          <w:lang w:val="en-US"/>
        </w:rPr>
        <w:t>organisation</w:t>
      </w:r>
      <w:proofErr w:type="spellEnd"/>
      <w:r w:rsidRPr="006D7B6A">
        <w:rPr>
          <w:lang w:val="en-US"/>
        </w:rPr>
        <w:t xml:space="preserve"> that applies business strategies to address social or environmental issues, </w:t>
      </w:r>
      <w:proofErr w:type="spellStart"/>
      <w:r w:rsidRPr="006D7B6A">
        <w:rPr>
          <w:lang w:val="en-US"/>
        </w:rPr>
        <w:t>prioritising</w:t>
      </w:r>
      <w:proofErr w:type="spellEnd"/>
      <w:r w:rsidRPr="006D7B6A">
        <w:rPr>
          <w:lang w:val="en-US"/>
        </w:rPr>
        <w:t xml:space="preserve"> positive impact alongside financial sustainability. Profits are reinvested into the social impact project, and the goal is not necessarily profitability but rather creating significant social or environmental benefits.  </w:t>
      </w:r>
      <w:r>
        <w:rPr>
          <w:i/>
          <w:iCs/>
        </w:rPr>
        <w:t xml:space="preserve">(Source, How to Foster </w:t>
      </w:r>
      <w:proofErr w:type="spellStart"/>
      <w:r>
        <w:rPr>
          <w:i/>
          <w:iCs/>
        </w:rPr>
        <w:t>Resilience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through</w:t>
      </w:r>
      <w:proofErr w:type="spellEnd"/>
      <w:r>
        <w:rPr>
          <w:i/>
          <w:iCs/>
        </w:rPr>
        <w:t xml:space="preserve"> Social </w:t>
      </w:r>
      <w:proofErr w:type="spellStart"/>
      <w:r>
        <w:rPr>
          <w:i/>
          <w:iCs/>
        </w:rPr>
        <w:t>Entrepreneurship</w:t>
      </w:r>
      <w:proofErr w:type="spellEnd"/>
      <w:r>
        <w:rPr>
          <w:i/>
          <w:iCs/>
        </w:rPr>
        <w:t>, 2024)</w:t>
      </w:r>
    </w:p>
    <w:p w:rsidRPr="006D7B6A" w:rsidR="00354A58" w:rsidRDefault="0040240D" w14:paraId="243A7F62" w14:textId="011F2A30">
      <w:pPr>
        <w:spacing w:before="240" w:after="240"/>
        <w:rPr>
          <w:lang w:val="en-US"/>
        </w:rPr>
      </w:pPr>
      <w:r w:rsidRPr="651E6E68" w:rsidR="0040240D">
        <w:rPr>
          <w:lang w:val="en-US"/>
        </w:rPr>
        <w:t xml:space="preserve">In addition, to further </w:t>
      </w:r>
      <w:r w:rsidRPr="651E6E68" w:rsidR="0040240D">
        <w:rPr>
          <w:lang w:val="en-US"/>
        </w:rPr>
        <w:t>identify</w:t>
      </w:r>
      <w:r w:rsidRPr="651E6E68" w:rsidR="0040240D">
        <w:rPr>
          <w:lang w:val="en-US"/>
        </w:rPr>
        <w:t xml:space="preserve"> what kind of activities fall </w:t>
      </w:r>
      <w:r w:rsidRPr="651E6E68" w:rsidR="3AD1559A">
        <w:rPr>
          <w:lang w:val="en-US"/>
        </w:rPr>
        <w:t xml:space="preserve">within </w:t>
      </w:r>
      <w:r w:rsidRPr="651E6E68" w:rsidR="0040240D">
        <w:rPr>
          <w:lang w:val="en-US"/>
        </w:rPr>
        <w:t>Social Entrepreneurship, the working group has formalized th</w:t>
      </w:r>
      <w:r w:rsidRPr="651E6E68" w:rsidR="06DB94CC">
        <w:rPr>
          <w:lang w:val="en-US"/>
        </w:rPr>
        <w:t>e following</w:t>
      </w:r>
      <w:r w:rsidRPr="651E6E68" w:rsidR="0040240D">
        <w:rPr>
          <w:lang w:val="en-US"/>
        </w:rPr>
        <w:t xml:space="preserve"> matrix. We consider that social entrepreneurship activities can be of three kind</w:t>
      </w:r>
      <w:r w:rsidRPr="651E6E68" w:rsidR="43FEC4D0">
        <w:rPr>
          <w:lang w:val="en-US"/>
        </w:rPr>
        <w:t xml:space="preserve"> </w:t>
      </w:r>
      <w:r w:rsidRPr="651E6E68" w:rsidR="0040240D">
        <w:rPr>
          <w:lang w:val="en-US"/>
        </w:rPr>
        <w:t>:</w:t>
      </w:r>
      <w:r w:rsidRPr="651E6E68" w:rsidR="0040240D">
        <w:rPr>
          <w:lang w:val="en-US"/>
        </w:rPr>
        <w:t xml:space="preserve"> </w:t>
      </w:r>
    </w:p>
    <w:p w:rsidR="00354A58" w:rsidRDefault="0040240D" w14:paraId="243A7F63" w14:textId="77777777">
      <w:pPr>
        <w:numPr>
          <w:ilvl w:val="0"/>
          <w:numId w:val="2"/>
        </w:numPr>
        <w:spacing w:before="240"/>
      </w:pPr>
      <w:r w:rsidRPr="006D7B6A">
        <w:rPr>
          <w:lang w:val="en-US"/>
        </w:rPr>
        <w:t xml:space="preserve">Business activities that fall within the “commercial zone” that do </w:t>
      </w:r>
      <w:r w:rsidRPr="006D7B6A">
        <w:rPr>
          <w:b/>
          <w:bCs/>
          <w:lang w:val="en-US"/>
        </w:rPr>
        <w:t>not have social impact as their core mission,</w:t>
      </w:r>
      <w:r w:rsidRPr="006D7B6A">
        <w:rPr>
          <w:lang w:val="en-US"/>
        </w:rPr>
        <w:t xml:space="preserve"> but have an </w:t>
      </w:r>
      <w:r w:rsidRPr="006D7B6A">
        <w:rPr>
          <w:b/>
          <w:bCs/>
          <w:u w:val="single"/>
          <w:lang w:val="en-US"/>
        </w:rPr>
        <w:t>indirect impact</w:t>
      </w:r>
      <w:r w:rsidRPr="006D7B6A">
        <w:rPr>
          <w:b/>
          <w:bCs/>
          <w:lang w:val="en-US"/>
        </w:rPr>
        <w:t xml:space="preserve"> </w:t>
      </w:r>
      <w:r w:rsidRPr="006D7B6A">
        <w:rPr>
          <w:lang w:val="en-US"/>
        </w:rPr>
        <w:t xml:space="preserve">on communities by sustaining core activities of National societies and branches. </w:t>
      </w:r>
      <w:r>
        <w:t xml:space="preserve">(Ex. Car </w:t>
      </w:r>
      <w:proofErr w:type="spellStart"/>
      <w:r>
        <w:t>rental</w:t>
      </w:r>
      <w:proofErr w:type="spellEnd"/>
      <w:r>
        <w:t xml:space="preserve"> businesses) </w:t>
      </w:r>
    </w:p>
    <w:p w:rsidR="00354A58" w:rsidRDefault="0040240D" w14:paraId="243A7F64" w14:textId="77777777">
      <w:pPr>
        <w:numPr>
          <w:ilvl w:val="0"/>
          <w:numId w:val="2"/>
        </w:numPr>
        <w:rPr/>
      </w:pPr>
      <w:r w:rsidRPr="651E6E68" w:rsidR="0040240D">
        <w:rPr>
          <w:lang w:val="en-US"/>
        </w:rPr>
        <w:t xml:space="preserve">Business activities that fall within the “livelihood zone” </w:t>
      </w:r>
      <w:r w:rsidRPr="651E6E68" w:rsidR="0040240D">
        <w:rPr>
          <w:b w:val="1"/>
          <w:bCs w:val="1"/>
          <w:lang w:val="en-US"/>
        </w:rPr>
        <w:t xml:space="preserve">that do not have social impact as their core mission, </w:t>
      </w:r>
      <w:r w:rsidRPr="651E6E68" w:rsidR="0040240D">
        <w:rPr>
          <w:lang w:val="en-US"/>
        </w:rPr>
        <w:t>but have</w:t>
      </w:r>
      <w:r w:rsidRPr="651E6E68" w:rsidR="0040240D">
        <w:rPr>
          <w:b w:val="1"/>
          <w:bCs w:val="1"/>
          <w:lang w:val="en-US"/>
        </w:rPr>
        <w:t xml:space="preserve"> </w:t>
      </w:r>
      <w:r w:rsidRPr="651E6E68" w:rsidR="0040240D">
        <w:rPr>
          <w:b w:val="1"/>
          <w:bCs w:val="1"/>
          <w:u w:val="single"/>
          <w:lang w:val="en-US"/>
        </w:rPr>
        <w:t xml:space="preserve">a direct impact </w:t>
      </w:r>
      <w:r w:rsidRPr="651E6E68" w:rsidR="0040240D">
        <w:rPr>
          <w:lang w:val="en-US"/>
        </w:rPr>
        <w:t xml:space="preserve">on the </w:t>
      </w:r>
      <w:r w:rsidRPr="651E6E68" w:rsidR="0040240D">
        <w:rPr>
          <w:lang w:val="en-US"/>
        </w:rPr>
        <w:t>socio economic</w:t>
      </w:r>
      <w:r w:rsidRPr="651E6E68" w:rsidR="0040240D">
        <w:rPr>
          <w:lang w:val="en-US"/>
        </w:rPr>
        <w:t xml:space="preserve"> well-being of communities by increasing their resilience (Ex. </w:t>
      </w:r>
      <w:r w:rsidR="0040240D">
        <w:rPr/>
        <w:t>Vulnerable</w:t>
      </w:r>
      <w:r w:rsidR="0040240D">
        <w:rPr/>
        <w:t xml:space="preserve"> </w:t>
      </w:r>
      <w:r w:rsidR="0040240D">
        <w:rPr/>
        <w:t>communities</w:t>
      </w:r>
      <w:r w:rsidR="0040240D">
        <w:rPr/>
        <w:t xml:space="preserve"> </w:t>
      </w:r>
      <w:r w:rsidR="0040240D">
        <w:rPr/>
        <w:t>formalizing</w:t>
      </w:r>
      <w:r w:rsidR="0040240D">
        <w:rPr/>
        <w:t xml:space="preserve"> businesses) </w:t>
      </w:r>
    </w:p>
    <w:p w:rsidRPr="006D7B6A" w:rsidR="00354A58" w:rsidRDefault="0040240D" w14:paraId="243A7F65" w14:textId="77777777">
      <w:pPr>
        <w:numPr>
          <w:ilvl w:val="0"/>
          <w:numId w:val="2"/>
        </w:numPr>
        <w:spacing w:after="240"/>
        <w:rPr>
          <w:lang w:val="en-US"/>
        </w:rPr>
      </w:pPr>
      <w:r w:rsidRPr="651E6E68" w:rsidR="0040240D">
        <w:rPr>
          <w:lang w:val="en-US"/>
        </w:rPr>
        <w:t xml:space="preserve">Business activities that fall within the social business zone. </w:t>
      </w:r>
      <w:r w:rsidRPr="651E6E68" w:rsidR="0040240D">
        <w:rPr>
          <w:b w:val="1"/>
          <w:bCs w:val="1"/>
          <w:lang w:val="en-US"/>
        </w:rPr>
        <w:t xml:space="preserve">These activities have social or environmental impact as their core </w:t>
      </w:r>
      <w:r w:rsidRPr="651E6E68" w:rsidR="0040240D">
        <w:rPr>
          <w:b w:val="1"/>
          <w:bCs w:val="1"/>
          <w:lang w:val="en-US"/>
        </w:rPr>
        <w:t>mission</w:t>
      </w:r>
      <w:r w:rsidRPr="651E6E68" w:rsidR="0040240D">
        <w:rPr>
          <w:lang w:val="en-US"/>
        </w:rPr>
        <w:t>, and</w:t>
      </w:r>
      <w:r w:rsidRPr="651E6E68" w:rsidR="0040240D">
        <w:rPr>
          <w:lang w:val="en-US"/>
        </w:rPr>
        <w:t xml:space="preserve"> manage to generate income</w:t>
      </w:r>
      <w:r w:rsidRPr="651E6E68" w:rsidR="0040240D">
        <w:rPr>
          <w:lang w:val="en-US"/>
        </w:rPr>
        <w:t xml:space="preserve"> This</w:t>
      </w:r>
      <w:r w:rsidRPr="651E6E68" w:rsidR="0040240D">
        <w:rPr>
          <w:lang w:val="en-US"/>
        </w:rPr>
        <w:t xml:space="preserve"> is </w:t>
      </w:r>
      <w:r w:rsidRPr="651E6E68" w:rsidR="0040240D">
        <w:rPr>
          <w:lang w:val="en-US"/>
        </w:rPr>
        <w:t>end</w:t>
      </w:r>
      <w:r w:rsidRPr="651E6E68" w:rsidR="0040240D">
        <w:rPr>
          <w:lang w:val="en-US"/>
        </w:rPr>
        <w:t xml:space="preserve">-goal of social entrepreneurship programs. </w:t>
      </w:r>
    </w:p>
    <w:p w:rsidRPr="006D7B6A" w:rsidR="00354A58" w:rsidRDefault="0040240D" w14:paraId="243A7F66" w14:textId="3A12A209">
      <w:pPr>
        <w:spacing w:before="240" w:after="240"/>
        <w:rPr>
          <w:highlight w:val="white"/>
          <w:lang w:val="en-US"/>
        </w:rPr>
      </w:pPr>
      <w:r w:rsidRPr="651E6E68" w:rsidR="0040240D">
        <w:rPr>
          <w:highlight w:val="white"/>
          <w:lang w:val="en-US"/>
        </w:rPr>
        <w:t xml:space="preserve">If our mapping is looking to map out all types of activities (1,2,3), as much as possible, </w:t>
      </w:r>
      <w:r w:rsidRPr="651E6E68" w:rsidR="0040240D">
        <w:rPr>
          <w:highlight w:val="white"/>
          <w:lang w:val="en-US"/>
        </w:rPr>
        <w:t>on</w:t>
      </w:r>
      <w:r w:rsidRPr="651E6E68" w:rsidR="0040240D">
        <w:rPr>
          <w:highlight w:val="white"/>
          <w:lang w:val="en-US"/>
        </w:rPr>
        <w:t xml:space="preserve"> the long run we strive to bring all businesses in the social business zone</w:t>
      </w:r>
      <w:r w:rsidRPr="651E6E68" w:rsidR="695B820F">
        <w:rPr>
          <w:highlight w:val="white"/>
          <w:lang w:val="en-US"/>
        </w:rPr>
        <w:t xml:space="preserve"> (3)</w:t>
      </w:r>
      <w:r w:rsidRPr="651E6E68" w:rsidR="0040240D">
        <w:rPr>
          <w:highlight w:val="white"/>
          <w:lang w:val="en-US"/>
        </w:rPr>
        <w:t xml:space="preserve">, although we recognize this may not always be easy or possible. Some Social </w:t>
      </w:r>
      <w:r w:rsidRPr="651E6E68" w:rsidR="0A8BFEDC">
        <w:rPr>
          <w:highlight w:val="white"/>
          <w:lang w:val="en-US"/>
        </w:rPr>
        <w:t>E</w:t>
      </w:r>
      <w:r w:rsidRPr="651E6E68" w:rsidR="0040240D">
        <w:rPr>
          <w:highlight w:val="white"/>
          <w:lang w:val="en-US"/>
        </w:rPr>
        <w:t>ntrepreneuship</w:t>
      </w:r>
      <w:r w:rsidRPr="651E6E68" w:rsidR="0040240D">
        <w:rPr>
          <w:highlight w:val="white"/>
          <w:lang w:val="en-US"/>
        </w:rPr>
        <w:t xml:space="preserve"> programs, such as </w:t>
      </w:r>
      <w:r w:rsidRPr="651E6E68" w:rsidR="0040240D">
        <w:rPr>
          <w:highlight w:val="white"/>
          <w:lang w:val="en-US"/>
        </w:rPr>
        <w:t>REDPreneur</w:t>
      </w:r>
      <w:r w:rsidRPr="651E6E68" w:rsidR="0040240D">
        <w:rPr>
          <w:highlight w:val="white"/>
          <w:lang w:val="en-US"/>
        </w:rPr>
        <w:t xml:space="preserve"> or WSEI, we</w:t>
      </w:r>
      <w:r w:rsidRPr="651E6E68" w:rsidR="4020FEF4">
        <w:rPr>
          <w:highlight w:val="white"/>
          <w:lang w:val="en-US"/>
        </w:rPr>
        <w:t>re</w:t>
      </w:r>
      <w:r w:rsidRPr="651E6E68" w:rsidR="0040240D">
        <w:rPr>
          <w:highlight w:val="white"/>
          <w:lang w:val="en-US"/>
        </w:rPr>
        <w:t xml:space="preserve"> designed for this. </w:t>
      </w:r>
    </w:p>
    <w:p w:rsidRPr="006D7B6A" w:rsidR="00354A58" w:rsidRDefault="00354A58" w14:paraId="243A7F67" w14:textId="77777777">
      <w:pPr>
        <w:spacing w:before="240" w:after="240"/>
        <w:rPr>
          <w:b/>
          <w:bCs/>
          <w:lang w:val="en-US"/>
        </w:rPr>
      </w:pPr>
    </w:p>
    <w:p w:rsidR="00354A58" w:rsidRDefault="0040240D" w14:paraId="243A7F68" w14:textId="77777777">
      <w:pPr>
        <w:spacing w:before="240" w:after="240"/>
        <w:rPr>
          <w:b/>
          <w:bCs/>
        </w:rPr>
      </w:pPr>
      <w:r>
        <w:rPr>
          <w:noProof/>
        </w:rPr>
        <w:drawing>
          <wp:inline distT="114300" distB="114300" distL="114300" distR="114300" wp14:anchorId="243A7F9C" wp14:editId="243A7F9D">
            <wp:extent cx="5731200" cy="226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4A58" w:rsidRDefault="0040240D" w14:paraId="243A7F69" w14:textId="77777777">
      <w:pPr>
        <w:spacing w:before="240" w:after="240"/>
        <w:rPr>
          <w:b/>
          <w:bCs/>
        </w:rPr>
      </w:pPr>
      <w:r>
        <w:rPr>
          <w:b/>
          <w:bCs/>
        </w:rPr>
        <w:t xml:space="preserve">INTRODUCTORY QUESTIONS : </w:t>
      </w:r>
    </w:p>
    <w:p w:rsidRPr="006D7B6A" w:rsidR="00354A58" w:rsidRDefault="0040240D" w14:paraId="243A7F6A" w14:textId="77777777">
      <w:pPr>
        <w:numPr>
          <w:ilvl w:val="0"/>
          <w:numId w:val="3"/>
        </w:numPr>
        <w:spacing w:before="240"/>
        <w:rPr>
          <w:lang w:val="en-US"/>
        </w:rPr>
      </w:pPr>
      <w:r w:rsidRPr="006D7B6A">
        <w:rPr>
          <w:lang w:val="en-US"/>
        </w:rPr>
        <w:t>Does your NS run a Social Entrepreneurship Program? (Yes / No / If yes, name of Program)</w:t>
      </w:r>
    </w:p>
    <w:p w:rsidRPr="006D7B6A" w:rsidR="00354A58" w:rsidRDefault="0040240D" w14:paraId="243A7F6B" w14:textId="35451028">
      <w:pPr>
        <w:numPr>
          <w:ilvl w:val="0"/>
          <w:numId w:val="3"/>
        </w:numPr>
        <w:rPr>
          <w:lang w:val="en-US"/>
        </w:rPr>
      </w:pPr>
      <w:r w:rsidRPr="651E6E68" w:rsidR="0040240D">
        <w:rPr>
          <w:lang w:val="en-US"/>
        </w:rPr>
        <w:t xml:space="preserve">Are you aware of </w:t>
      </w:r>
      <w:r w:rsidRPr="651E6E68" w:rsidR="6C93BA51">
        <w:rPr>
          <w:lang w:val="en-US"/>
        </w:rPr>
        <w:t>a b</w:t>
      </w:r>
      <w:r w:rsidRPr="651E6E68" w:rsidR="0040240D">
        <w:rPr>
          <w:lang w:val="en-US"/>
        </w:rPr>
        <w:t>usiness</w:t>
      </w:r>
      <w:r w:rsidRPr="651E6E68" w:rsidR="0AE9B48A">
        <w:rPr>
          <w:lang w:val="en-US"/>
        </w:rPr>
        <w:t xml:space="preserve"> activity</w:t>
      </w:r>
      <w:r w:rsidRPr="651E6E68" w:rsidR="0040240D">
        <w:rPr>
          <w:lang w:val="en-US"/>
        </w:rPr>
        <w:t xml:space="preserve"> launched or run by your NS? (Yes / No / If no, but are interested in launching one please take contact with us)</w:t>
      </w:r>
    </w:p>
    <w:p w:rsidR="00354A58" w:rsidRDefault="0040240D" w14:paraId="243A7F6C" w14:textId="21466056">
      <w:pPr>
        <w:numPr>
          <w:ilvl w:val="0"/>
          <w:numId w:val="3"/>
        </w:numPr>
        <w:spacing w:after="240"/>
        <w:rPr/>
      </w:pPr>
      <w:r w:rsidRPr="651E6E68" w:rsidR="0040240D">
        <w:rPr>
          <w:lang w:val="en-US"/>
        </w:rPr>
        <w:t xml:space="preserve">Is your business part of a Social Entrepreneurship </w:t>
      </w:r>
      <w:r w:rsidRPr="651E6E68" w:rsidR="0040240D">
        <w:rPr>
          <w:lang w:val="en-US"/>
        </w:rPr>
        <w:t>Program ?</w:t>
      </w:r>
      <w:r w:rsidRPr="651E6E68" w:rsidR="0040240D">
        <w:rPr>
          <w:lang w:val="en-US"/>
        </w:rPr>
        <w:t xml:space="preserve"> </w:t>
      </w:r>
      <w:r w:rsidR="0040240D">
        <w:rPr/>
        <w:t xml:space="preserve">(Yes / No / If yes, </w:t>
      </w:r>
      <w:r w:rsidR="0040240D">
        <w:rPr/>
        <w:t>which</w:t>
      </w:r>
      <w:r w:rsidR="0040240D">
        <w:rPr/>
        <w:t xml:space="preserve"> one ?)</w:t>
      </w:r>
    </w:p>
    <w:p w:rsidR="00354A58" w:rsidRDefault="0040240D" w14:paraId="243A7F6D" w14:textId="77777777">
      <w:r>
        <w:pict w14:anchorId="243A7F9E">
          <v:rect id="_x0000_i1025" style="width:0;height:1.5pt" o:hr="t" o:hrstd="t" o:hralign="center" fillcolor="#a0a0a0" stroked="f"/>
        </w:pict>
      </w:r>
    </w:p>
    <w:p w:rsidRPr="006D7B6A" w:rsidR="00354A58" w:rsidRDefault="0040240D" w14:paraId="243A7F6E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name="_5xsh00bpu82f" w:colFirst="0" w:colLast="0" w:id="3"/>
      <w:bookmarkEnd w:id="3"/>
      <w:r w:rsidRPr="006D7B6A">
        <w:rPr>
          <w:b/>
          <w:bCs/>
          <w:sz w:val="34"/>
          <w:szCs w:val="34"/>
          <w:lang w:val="en-US"/>
        </w:rPr>
        <w:t>PART 1 — IDENTITY &amp; STRUCTURE</w:t>
      </w:r>
    </w:p>
    <w:p w:rsidRPr="006D7B6A" w:rsidR="00354A58" w:rsidP="651E6E68" w:rsidRDefault="0040240D" w14:paraId="243A7F6F" w14:textId="6B77E095">
      <w:pPr>
        <w:pStyle w:val="Normal"/>
        <w:spacing w:before="240" w:after="240"/>
        <w:rPr>
          <w:lang w:val="en-US"/>
        </w:rPr>
      </w:pPr>
      <w:r w:rsidRPr="651E6E68" w:rsidR="0040240D">
        <w:rPr>
          <w:b w:val="1"/>
          <w:bCs w:val="1"/>
          <w:lang w:val="en-US"/>
        </w:rPr>
        <w:t>1. National Society</w:t>
      </w:r>
      <w:r w:rsidRPr="651E6E68" w:rsidR="19FC1A8D">
        <w:rPr>
          <w:b w:val="1"/>
          <w:bCs w:val="1"/>
          <w:lang w:val="en-US"/>
        </w:rPr>
        <w:t xml:space="preserve"> </w:t>
      </w:r>
      <w:r w:rsidRPr="651E6E68" w:rsidR="19FC1A8D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[Open field]</w:t>
      </w:r>
    </w:p>
    <w:p w:rsidRPr="006D7B6A" w:rsidR="00354A58" w:rsidP="651E6E68" w:rsidRDefault="0040240D" w14:paraId="243A7F70" w14:textId="2BBC7C03">
      <w:pPr>
        <w:pStyle w:val="Normal"/>
        <w:spacing w:before="240" w:after="240"/>
        <w:rPr>
          <w:lang w:val="en-US"/>
        </w:rPr>
      </w:pPr>
      <w:r w:rsidRPr="651E6E68" w:rsidR="0040240D">
        <w:rPr>
          <w:b w:val="1"/>
          <w:bCs w:val="1"/>
          <w:lang w:val="en-US"/>
        </w:rPr>
        <w:t xml:space="preserve">2. Name of the </w:t>
      </w:r>
      <w:r w:rsidRPr="651E6E68" w:rsidR="0040240D">
        <w:rPr>
          <w:b w:val="1"/>
          <w:bCs w:val="1"/>
          <w:lang w:val="en-US"/>
        </w:rPr>
        <w:t>Business</w:t>
      </w:r>
      <w:r w:rsidRPr="651E6E68" w:rsidR="40C945F5">
        <w:rPr>
          <w:b w:val="1"/>
          <w:bCs w:val="1"/>
          <w:lang w:val="en-US"/>
        </w:rPr>
        <w:t xml:space="preserve"> Activity</w:t>
      </w:r>
      <w:r w:rsidRPr="651E6E68" w:rsidR="0DA05F25">
        <w:rPr>
          <w:b w:val="0"/>
          <w:bCs w:val="0"/>
          <w:i w:val="1"/>
          <w:iCs w:val="1"/>
          <w:lang w:val="en-US"/>
        </w:rPr>
        <w:t xml:space="preserve"> (Mandatory)</w:t>
      </w:r>
      <w:r w:rsidRPr="651E6E68" w:rsidR="40C945F5">
        <w:rPr>
          <w:b w:val="1"/>
          <w:bCs w:val="1"/>
          <w:lang w:val="en-US"/>
        </w:rPr>
        <w:t xml:space="preserve"> </w:t>
      </w:r>
      <w:r w:rsidRPr="651E6E68" w:rsidR="393C3FFB">
        <w:rPr>
          <w:b w:val="1"/>
          <w:bCs w:val="1"/>
          <w:lang w:val="en-US"/>
        </w:rPr>
        <w:t xml:space="preserve"> </w:t>
      </w:r>
      <w:r>
        <w:br/>
      </w:r>
      <w:r w:rsidRPr="651E6E68" w:rsidR="0040240D">
        <w:rPr>
          <w:lang w:val="en-US"/>
        </w:rPr>
        <w:t xml:space="preserve"> [Open field]</w:t>
      </w:r>
    </w:p>
    <w:p w:rsidR="58FB395A" w:rsidP="651E6E68" w:rsidRDefault="58FB395A" w14:paraId="40B3943B" w14:textId="168591C0">
      <w:pPr>
        <w:pStyle w:val="Normal"/>
        <w:spacing w:before="240" w:after="240"/>
        <w:rPr>
          <w:lang w:val="en-US"/>
        </w:rPr>
      </w:pPr>
      <w:r w:rsidRPr="651E6E68" w:rsidR="58FB395A">
        <w:rPr>
          <w:b w:val="1"/>
          <w:bCs w:val="1"/>
          <w:lang w:val="en-US"/>
        </w:rPr>
        <w:t>3.</w:t>
      </w:r>
      <w:r w:rsidRPr="651E6E68" w:rsidR="58FB395A">
        <w:rPr>
          <w:lang w:val="en-US"/>
        </w:rPr>
        <w:t xml:space="preserve"> </w:t>
      </w:r>
      <w:r w:rsidRPr="651E6E68" w:rsidR="5AC0B841">
        <w:rPr>
          <w:b w:val="1"/>
          <w:bCs w:val="1"/>
          <w:lang w:val="en-US"/>
        </w:rPr>
        <w:t>In regard to</w:t>
      </w:r>
      <w:r w:rsidRPr="651E6E68" w:rsidR="58FB395A">
        <w:rPr>
          <w:b w:val="1"/>
          <w:bCs w:val="1"/>
          <w:lang w:val="en-US"/>
        </w:rPr>
        <w:t xml:space="preserve"> the matrix, in which quadrant (1, 2 or 3) does your activity fall ?</w:t>
      </w:r>
      <w:r w:rsidRPr="651E6E68" w:rsidR="092340E6">
        <w:rPr>
          <w:b w:val="1"/>
          <w:bCs w:val="1"/>
          <w:lang w:val="en-US"/>
        </w:rPr>
        <w:t xml:space="preserve"> </w:t>
      </w:r>
      <w:r w:rsidRPr="651E6E68" w:rsidR="092340E6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58FB395A">
        <w:rPr>
          <w:lang w:val="en-US"/>
        </w:rPr>
        <w:t xml:space="preserve"> ☐ 1. Commercial Zone</w:t>
      </w:r>
      <w:r>
        <w:br/>
      </w:r>
      <w:r w:rsidRPr="651E6E68" w:rsidR="58FB395A">
        <w:rPr>
          <w:lang w:val="en-US"/>
        </w:rPr>
        <w:t xml:space="preserve"> ☐ 2. Livelihood Zone</w:t>
      </w:r>
      <w:r>
        <w:br/>
      </w:r>
      <w:r w:rsidRPr="651E6E68" w:rsidR="58FB395A">
        <w:rPr>
          <w:lang w:val="en-US"/>
        </w:rPr>
        <w:t xml:space="preserve"> ☐ </w:t>
      </w:r>
      <w:r w:rsidRPr="651E6E68" w:rsidR="46183F73">
        <w:rPr>
          <w:lang w:val="en-US"/>
        </w:rPr>
        <w:t>3. Social Business Zone</w:t>
      </w:r>
    </w:p>
    <w:p w:rsidRPr="006D7B6A" w:rsidR="00354A58" w:rsidP="651E6E68" w:rsidRDefault="0040240D" w14:paraId="243A7F71" w14:textId="345D8152">
      <w:pPr>
        <w:pStyle w:val="Normal"/>
        <w:spacing w:before="240" w:after="240"/>
        <w:rPr>
          <w:lang w:val="en-US"/>
        </w:rPr>
      </w:pPr>
      <w:r w:rsidRPr="651E6E68" w:rsidR="4624F883">
        <w:rPr>
          <w:b w:val="1"/>
          <w:bCs w:val="1"/>
          <w:lang w:val="en-US"/>
        </w:rPr>
        <w:t>4</w:t>
      </w:r>
      <w:r w:rsidRPr="651E6E68" w:rsidR="0040240D">
        <w:rPr>
          <w:b w:val="1"/>
          <w:bCs w:val="1"/>
          <w:lang w:val="en-US"/>
        </w:rPr>
        <w:t>. Year of Establishment of the Business</w:t>
      </w:r>
      <w:r w:rsidRPr="651E6E68" w:rsidR="10819D94">
        <w:rPr>
          <w:b w:val="1"/>
          <w:bCs w:val="1"/>
          <w:lang w:val="en-US"/>
        </w:rPr>
        <w:t xml:space="preserve"> activity </w:t>
      </w:r>
      <w:r w:rsidRPr="651E6E68" w:rsidR="10819D94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[Dropdown by year]</w:t>
      </w:r>
    </w:p>
    <w:p w:rsidRPr="006D7B6A" w:rsidR="00354A58" w:rsidP="651E6E68" w:rsidRDefault="0040240D" w14:paraId="243A7F72" w14:textId="158EBD2E">
      <w:pPr>
        <w:pStyle w:val="Normal"/>
        <w:spacing w:before="240" w:after="240"/>
        <w:rPr>
          <w:lang w:val="en-US"/>
        </w:rPr>
      </w:pPr>
      <w:r w:rsidRPr="651E6E68" w:rsidR="265FBFC5">
        <w:rPr>
          <w:b w:val="1"/>
          <w:bCs w:val="1"/>
          <w:lang w:val="en-US"/>
        </w:rPr>
        <w:t>5</w:t>
      </w:r>
      <w:r w:rsidRPr="651E6E68" w:rsidR="0040240D">
        <w:rPr>
          <w:b w:val="1"/>
          <w:bCs w:val="1"/>
          <w:lang w:val="en-US"/>
        </w:rPr>
        <w:t>. Level of operation</w:t>
      </w:r>
      <w:r w:rsidRPr="651E6E68" w:rsidR="55644613">
        <w:rPr>
          <w:b w:val="1"/>
          <w:bCs w:val="1"/>
          <w:lang w:val="en-US"/>
        </w:rPr>
        <w:t xml:space="preserve"> </w:t>
      </w:r>
      <w:r w:rsidRPr="651E6E68" w:rsidR="55644613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☐ HQ-level initiative</w:t>
      </w:r>
      <w:r>
        <w:br/>
      </w:r>
      <w:r w:rsidRPr="651E6E68" w:rsidR="0040240D">
        <w:rPr>
          <w:lang w:val="en-US"/>
        </w:rPr>
        <w:t xml:space="preserve"> ☐ Branch-level initiative</w:t>
      </w:r>
      <w:r>
        <w:br/>
      </w:r>
      <w:r w:rsidRPr="651E6E68" w:rsidR="0040240D">
        <w:rPr>
          <w:lang w:val="en-US"/>
        </w:rPr>
        <w:t xml:space="preserve"> ☐ Both HQ and branches</w:t>
      </w:r>
    </w:p>
    <w:p w:rsidRPr="006D7B6A" w:rsidR="00354A58" w:rsidP="651E6E68" w:rsidRDefault="0040240D" w14:paraId="243A7F73" w14:textId="38995706">
      <w:pPr>
        <w:pStyle w:val="Normal"/>
        <w:spacing w:before="240" w:after="240"/>
        <w:rPr>
          <w:lang w:val="en-US"/>
        </w:rPr>
      </w:pPr>
      <w:r w:rsidRPr="651E6E68" w:rsidR="70B375F6">
        <w:rPr>
          <w:b w:val="1"/>
          <w:bCs w:val="1"/>
          <w:lang w:val="en-US"/>
        </w:rPr>
        <w:t>6</w:t>
      </w:r>
      <w:r w:rsidRPr="651E6E68" w:rsidR="0040240D">
        <w:rPr>
          <w:b w:val="1"/>
          <w:bCs w:val="1"/>
          <w:lang w:val="en-US"/>
        </w:rPr>
        <w:t xml:space="preserve">. Hosting </w:t>
      </w:r>
      <w:r w:rsidRPr="651E6E68" w:rsidR="0040240D">
        <w:rPr>
          <w:b w:val="1"/>
          <w:bCs w:val="1"/>
          <w:lang w:val="en-US"/>
        </w:rPr>
        <w:t>unit</w:t>
      </w:r>
      <w:r w:rsidRPr="651E6E68" w:rsidR="0040240D">
        <w:rPr>
          <w:b w:val="1"/>
          <w:bCs w:val="1"/>
          <w:lang w:val="en-US"/>
        </w:rPr>
        <w:t xml:space="preserve"> within the National Society (Innovation Unit, NSD, Livelihood, </w:t>
      </w:r>
      <w:r w:rsidRPr="651E6E68" w:rsidR="0040240D">
        <w:rPr>
          <w:b w:val="1"/>
          <w:bCs w:val="1"/>
          <w:lang w:val="en-US"/>
        </w:rPr>
        <w:t>etc</w:t>
      </w:r>
      <w:r w:rsidRPr="651E6E68" w:rsidR="0040240D">
        <w:rPr>
          <w:b w:val="1"/>
          <w:bCs w:val="1"/>
          <w:lang w:val="en-US"/>
        </w:rPr>
        <w:t>)</w:t>
      </w:r>
      <w:r w:rsidRPr="651E6E68" w:rsidR="0C7C78FF">
        <w:rPr>
          <w:b w:val="1"/>
          <w:bCs w:val="1"/>
          <w:lang w:val="en-US"/>
        </w:rPr>
        <w:t xml:space="preserve"> </w:t>
      </w:r>
      <w:r w:rsidRPr="651E6E68" w:rsidR="0C7C78FF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>[Open field]</w:t>
      </w:r>
    </w:p>
    <w:p w:rsidR="06BC1815" w:rsidP="651E6E68" w:rsidRDefault="06BC1815" w14:paraId="3154FFDA" w14:textId="5CF8753F">
      <w:pPr>
        <w:pStyle w:val="Normal"/>
        <w:spacing w:before="240" w:after="240"/>
        <w:rPr>
          <w:lang w:val="en-US"/>
        </w:rPr>
      </w:pPr>
      <w:r w:rsidRPr="651E6E68" w:rsidR="06BC1815">
        <w:rPr>
          <w:b w:val="1"/>
          <w:bCs w:val="1"/>
          <w:lang w:val="en-US"/>
        </w:rPr>
        <w:t>7</w:t>
      </w:r>
      <w:r w:rsidRPr="651E6E68" w:rsidR="0040240D">
        <w:rPr>
          <w:b w:val="1"/>
          <w:bCs w:val="1"/>
          <w:lang w:val="en-US"/>
        </w:rPr>
        <w:t xml:space="preserve">. Is your </w:t>
      </w:r>
      <w:r w:rsidRPr="651E6E68" w:rsidR="2C7255FA">
        <w:rPr>
          <w:b w:val="1"/>
          <w:bCs w:val="1"/>
          <w:lang w:val="en-US"/>
        </w:rPr>
        <w:t>business activity</w:t>
      </w:r>
      <w:r w:rsidRPr="651E6E68" w:rsidR="0040240D">
        <w:rPr>
          <w:b w:val="1"/>
          <w:bCs w:val="1"/>
          <w:lang w:val="en-US"/>
        </w:rPr>
        <w:t xml:space="preserve"> part of a broader Social Entrepreneurship </w:t>
      </w:r>
      <w:r w:rsidRPr="651E6E68" w:rsidR="0040240D">
        <w:rPr>
          <w:b w:val="1"/>
          <w:bCs w:val="1"/>
          <w:lang w:val="en-US"/>
        </w:rPr>
        <w:t>Program?</w:t>
      </w:r>
      <w:r w:rsidRPr="651E6E68" w:rsidR="0040240D">
        <w:rPr>
          <w:b w:val="1"/>
          <w:bCs w:val="1"/>
          <w:lang w:val="en-US"/>
        </w:rPr>
        <w:t xml:space="preserve"> (</w:t>
      </w:r>
      <w:r w:rsidRPr="651E6E68" w:rsidR="0040240D">
        <w:rPr>
          <w:b w:val="1"/>
          <w:bCs w:val="1"/>
          <w:lang w:val="en-US"/>
        </w:rPr>
        <w:t>REDPreneur</w:t>
      </w:r>
      <w:r w:rsidRPr="651E6E68" w:rsidR="0040240D">
        <w:rPr>
          <w:b w:val="1"/>
          <w:bCs w:val="1"/>
          <w:lang w:val="en-US"/>
        </w:rPr>
        <w:t>, WSEI, etc.)</w:t>
      </w:r>
      <w:r w:rsidRPr="651E6E68" w:rsidR="62D54200">
        <w:rPr>
          <w:b w:val="1"/>
          <w:bCs w:val="1"/>
          <w:lang w:val="en-US"/>
        </w:rPr>
        <w:t xml:space="preserve"> </w:t>
      </w:r>
      <w:r w:rsidRPr="651E6E68" w:rsidR="70E88CFB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70E88CFB">
        <w:rPr>
          <w:lang w:val="en-US"/>
        </w:rPr>
        <w:t>[Open field]</w:t>
      </w:r>
    </w:p>
    <w:p w:rsidRPr="006D7B6A" w:rsidR="00354A58" w:rsidP="651E6E68" w:rsidRDefault="0040240D" w14:paraId="243A7F76" w14:textId="753AB18C">
      <w:pPr>
        <w:pStyle w:val="Normal"/>
        <w:spacing w:before="240" w:after="240"/>
        <w:rPr>
          <w:lang w:val="en-US"/>
        </w:rPr>
      </w:pPr>
      <w:r w:rsidRPr="651E6E68" w:rsidR="33A7DEB1">
        <w:rPr>
          <w:b w:val="1"/>
          <w:bCs w:val="1"/>
          <w:lang w:val="en-US"/>
        </w:rPr>
        <w:t>8</w:t>
      </w:r>
      <w:r w:rsidRPr="651E6E68" w:rsidR="0040240D">
        <w:rPr>
          <w:b w:val="1"/>
          <w:bCs w:val="1"/>
          <w:lang w:val="en-US"/>
        </w:rPr>
        <w:t xml:space="preserve">. Legal status of the </w:t>
      </w:r>
      <w:r w:rsidRPr="651E6E68" w:rsidR="5EBFC002">
        <w:rPr>
          <w:b w:val="1"/>
          <w:bCs w:val="1"/>
          <w:lang w:val="en-US"/>
        </w:rPr>
        <w:t>activity</w:t>
      </w:r>
      <w:r w:rsidRPr="651E6E68" w:rsidR="5E37D169">
        <w:rPr>
          <w:b w:val="1"/>
          <w:bCs w:val="1"/>
          <w:lang w:val="en-US"/>
        </w:rPr>
        <w:t xml:space="preserve"> </w:t>
      </w:r>
      <w:r w:rsidRPr="651E6E68" w:rsidR="5E37D169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☐ Not formally registered yet</w:t>
      </w:r>
      <w:r>
        <w:br/>
      </w:r>
      <w:r w:rsidRPr="651E6E68" w:rsidR="0040240D">
        <w:rPr>
          <w:lang w:val="en-US"/>
        </w:rPr>
        <w:t xml:space="preserve"> ☐ Registered as a department of the National Society</w:t>
      </w:r>
      <w:r>
        <w:br/>
      </w:r>
      <w:r w:rsidRPr="651E6E68" w:rsidR="0040240D">
        <w:rPr>
          <w:lang w:val="en-US"/>
        </w:rPr>
        <w:t xml:space="preserve"> ☐ Registered as a separate legal entity</w:t>
      </w:r>
    </w:p>
    <w:p w:rsidRPr="006D7B6A" w:rsidR="00354A58" w:rsidP="651E6E68" w:rsidRDefault="0040240D" w14:paraId="243A7F77" w14:textId="700D41AA">
      <w:pPr>
        <w:pStyle w:val="Normal"/>
        <w:spacing w:before="240" w:after="240"/>
        <w:rPr>
          <w:lang w:val="en-US"/>
        </w:rPr>
      </w:pPr>
      <w:r w:rsidRPr="651E6E68" w:rsidR="78029B78">
        <w:rPr>
          <w:b w:val="1"/>
          <w:bCs w:val="1"/>
          <w:lang w:val="en-US"/>
        </w:rPr>
        <w:t xml:space="preserve">9 </w:t>
      </w:r>
      <w:r w:rsidRPr="651E6E68" w:rsidR="0040240D">
        <w:rPr>
          <w:b w:val="1"/>
          <w:bCs w:val="1"/>
          <w:lang w:val="en-US"/>
        </w:rPr>
        <w:t>If separate entity, legal form:</w:t>
      </w:r>
      <w:r w:rsidRPr="651E6E68" w:rsidR="240681D1">
        <w:rPr>
          <w:b w:val="1"/>
          <w:bCs w:val="1"/>
          <w:i w:val="1"/>
          <w:iCs w:val="1"/>
          <w:lang w:val="en-US"/>
        </w:rPr>
        <w:t xml:space="preserve"> </w:t>
      </w:r>
      <w:r w:rsidRPr="651E6E68" w:rsidR="240681D1">
        <w:rPr>
          <w:b w:val="0"/>
          <w:bCs w:val="0"/>
          <w:i w:val="1"/>
          <w:iCs w:val="1"/>
          <w:lang w:val="en-US"/>
        </w:rPr>
        <w:t>(optional, if answered “registered as a separate legal entity for question</w:t>
      </w:r>
      <w:r w:rsidRPr="651E6E68" w:rsidR="5CBE7B2F">
        <w:rPr>
          <w:b w:val="0"/>
          <w:bCs w:val="0"/>
          <w:i w:val="1"/>
          <w:iCs w:val="1"/>
          <w:lang w:val="en-US"/>
        </w:rPr>
        <w:t xml:space="preserve"> 8</w:t>
      </w:r>
      <w:r w:rsidRPr="651E6E68" w:rsidR="240681D1">
        <w:rPr>
          <w:b w:val="0"/>
          <w:bCs w:val="0"/>
          <w:i w:val="1"/>
          <w:iCs w:val="1"/>
          <w:lang w:val="en-US"/>
        </w:rPr>
        <w:t xml:space="preserve"> )</w:t>
      </w:r>
      <w:r>
        <w:br/>
      </w:r>
      <w:r w:rsidRPr="651E6E68" w:rsidR="0040240D">
        <w:rPr>
          <w:lang w:val="en-US"/>
        </w:rPr>
        <w:t xml:space="preserve"> ☐ </w:t>
      </w:r>
      <w:r w:rsidRPr="651E6E68" w:rsidR="0040240D">
        <w:rPr>
          <w:lang w:val="en-US"/>
        </w:rPr>
        <w:t>Non-profit</w:t>
      </w:r>
      <w:r w:rsidRPr="651E6E68" w:rsidR="0040240D">
        <w:rPr>
          <w:lang w:val="en-US"/>
        </w:rPr>
        <w:t xml:space="preserve"> organization</w:t>
      </w:r>
      <w:r>
        <w:br/>
      </w:r>
      <w:r w:rsidRPr="651E6E68" w:rsidR="0040240D">
        <w:rPr>
          <w:lang w:val="en-US"/>
        </w:rPr>
        <w:t xml:space="preserve"> ☐ Cooperative</w:t>
      </w:r>
      <w:r>
        <w:br/>
      </w:r>
      <w:r w:rsidRPr="651E6E68" w:rsidR="0040240D">
        <w:rPr>
          <w:lang w:val="en-US"/>
        </w:rPr>
        <w:t xml:space="preserve"> ☐ Limited liability company (LLC)</w:t>
      </w:r>
      <w:r>
        <w:br/>
      </w:r>
      <w:r w:rsidRPr="651E6E68" w:rsidR="0040240D">
        <w:rPr>
          <w:lang w:val="en-US"/>
        </w:rPr>
        <w:t xml:space="preserve"> ☐ Other: ______</w:t>
      </w:r>
    </w:p>
    <w:p w:rsidRPr="006D7B6A" w:rsidR="00354A58" w:rsidP="651E6E68" w:rsidRDefault="0040240D" w14:paraId="243A7F78" w14:textId="3FED429B">
      <w:pPr>
        <w:pStyle w:val="Normal"/>
        <w:spacing w:before="240" w:after="240"/>
        <w:rPr>
          <w:lang w:val="en-US"/>
        </w:rPr>
      </w:pPr>
      <w:r w:rsidRPr="651E6E68" w:rsidR="1A747A38">
        <w:rPr>
          <w:b w:val="1"/>
          <w:bCs w:val="1"/>
          <w:lang w:val="en-US"/>
        </w:rPr>
        <w:t>10</w:t>
      </w:r>
      <w:r w:rsidRPr="651E6E68" w:rsidR="0040240D">
        <w:rPr>
          <w:b w:val="1"/>
          <w:bCs w:val="1"/>
          <w:lang w:val="en-US"/>
        </w:rPr>
        <w:t>. Country(</w:t>
      </w:r>
      <w:r w:rsidRPr="651E6E68" w:rsidR="0040240D">
        <w:rPr>
          <w:b w:val="1"/>
          <w:bCs w:val="1"/>
          <w:lang w:val="en-US"/>
        </w:rPr>
        <w:t>ies</w:t>
      </w:r>
      <w:r w:rsidRPr="651E6E68" w:rsidR="0040240D">
        <w:rPr>
          <w:b w:val="1"/>
          <w:bCs w:val="1"/>
          <w:lang w:val="en-US"/>
        </w:rPr>
        <w:t>) of operation</w:t>
      </w:r>
      <w:r w:rsidRPr="651E6E68" w:rsidR="115793EC">
        <w:rPr>
          <w:b w:val="1"/>
          <w:bCs w:val="1"/>
          <w:lang w:val="en-US"/>
        </w:rPr>
        <w:t xml:space="preserve"> </w:t>
      </w:r>
      <w:r w:rsidRPr="651E6E68" w:rsidR="115793EC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[Open field / multiple </w:t>
      </w:r>
      <w:r w:rsidRPr="651E6E68" w:rsidR="0040240D">
        <w:rPr>
          <w:lang w:val="en-US"/>
        </w:rPr>
        <w:t>selection</w:t>
      </w:r>
      <w:r w:rsidRPr="651E6E68" w:rsidR="0040240D">
        <w:rPr>
          <w:lang w:val="en-US"/>
        </w:rPr>
        <w:t>]</w:t>
      </w:r>
    </w:p>
    <w:p w:rsidRPr="006D7B6A" w:rsidR="00354A58" w:rsidP="651E6E68" w:rsidRDefault="0040240D" w14:paraId="243A7F79" w14:textId="1AC1084F">
      <w:pPr>
        <w:pStyle w:val="Normal"/>
        <w:spacing w:before="240" w:after="240"/>
        <w:rPr>
          <w:lang w:val="en-US"/>
        </w:rPr>
      </w:pPr>
      <w:r w:rsidRPr="651E6E68" w:rsidR="450CC5ED">
        <w:rPr>
          <w:b w:val="1"/>
          <w:bCs w:val="1"/>
          <w:lang w:val="en-US"/>
        </w:rPr>
        <w:t>11</w:t>
      </w:r>
      <w:r w:rsidRPr="651E6E68" w:rsidR="0040240D">
        <w:rPr>
          <w:b w:val="1"/>
          <w:bCs w:val="1"/>
          <w:lang w:val="en-US"/>
        </w:rPr>
        <w:t>. Key contact person (name, title, email)</w:t>
      </w:r>
      <w:r w:rsidRPr="651E6E68" w:rsidR="1C12042E">
        <w:rPr>
          <w:b w:val="1"/>
          <w:bCs w:val="1"/>
          <w:lang w:val="en-US"/>
        </w:rPr>
        <w:t xml:space="preserve"> </w:t>
      </w:r>
      <w:r w:rsidRPr="651E6E68" w:rsidR="1C12042E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[Open field]</w:t>
      </w:r>
    </w:p>
    <w:p w:rsidR="00354A58" w:rsidRDefault="0040240D" w14:paraId="243A7F7A" w14:textId="77777777">
      <w:r>
        <w:pict w14:anchorId="243A7F9F">
          <v:rect id="_x0000_i1026" style="width:0;height:1.5pt" o:hr="t" o:hrstd="t" o:hralign="center" fillcolor="#a0a0a0" stroked="f"/>
        </w:pict>
      </w:r>
    </w:p>
    <w:p w:rsidRPr="006D7B6A" w:rsidR="00354A58" w:rsidRDefault="0040240D" w14:paraId="243A7F7B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name="_6l6j47fo2tb8" w:colFirst="0" w:colLast="0" w:id="5"/>
      <w:bookmarkEnd w:id="5"/>
      <w:r w:rsidRPr="006D7B6A">
        <w:rPr>
          <w:b/>
          <w:bCs/>
          <w:sz w:val="34"/>
          <w:szCs w:val="34"/>
          <w:lang w:val="en-US"/>
        </w:rPr>
        <w:t>PART 2 — VALUE PROPOSITION &amp; IMPACT</w:t>
      </w:r>
    </w:p>
    <w:p w:rsidRPr="006D7B6A" w:rsidR="00354A58" w:rsidP="651E6E68" w:rsidRDefault="0040240D" w14:paraId="243A7F7C" w14:textId="1AB58D62">
      <w:pPr>
        <w:pStyle w:val="Normal"/>
        <w:spacing w:before="240" w:after="240"/>
        <w:rPr>
          <w:lang w:val="en-US"/>
        </w:rPr>
      </w:pPr>
      <w:r w:rsidRPr="651E6E68" w:rsidR="23B9D163">
        <w:rPr>
          <w:b w:val="1"/>
          <w:bCs w:val="1"/>
          <w:lang w:val="en-US"/>
        </w:rPr>
        <w:t>12</w:t>
      </w:r>
      <w:r w:rsidRPr="651E6E68" w:rsidR="0040240D">
        <w:rPr>
          <w:b w:val="1"/>
          <w:bCs w:val="1"/>
          <w:lang w:val="en-US"/>
        </w:rPr>
        <w:t xml:space="preserve">. In one sentence, describe your </w:t>
      </w:r>
      <w:r w:rsidRPr="651E6E68" w:rsidR="0040240D">
        <w:rPr>
          <w:b w:val="1"/>
          <w:bCs w:val="1"/>
          <w:lang w:val="en-US"/>
        </w:rPr>
        <w:t xml:space="preserve">main </w:t>
      </w:r>
      <w:r w:rsidRPr="651E6E68" w:rsidR="003A4958">
        <w:rPr>
          <w:b w:val="1"/>
          <w:bCs w:val="1"/>
          <w:lang w:val="en-US"/>
        </w:rPr>
        <w:t>business</w:t>
      </w:r>
      <w:r w:rsidRPr="651E6E68" w:rsidR="003A4958">
        <w:rPr>
          <w:b w:val="1"/>
          <w:bCs w:val="1"/>
          <w:lang w:val="en-US"/>
        </w:rPr>
        <w:t xml:space="preserve"> </w:t>
      </w:r>
      <w:r w:rsidRPr="651E6E68" w:rsidR="0040240D">
        <w:rPr>
          <w:b w:val="1"/>
          <w:bCs w:val="1"/>
          <w:lang w:val="en-US"/>
        </w:rPr>
        <w:t>activity</w:t>
      </w:r>
      <w:r w:rsidRPr="651E6E68" w:rsidR="39131B24">
        <w:rPr>
          <w:b w:val="1"/>
          <w:bCs w:val="1"/>
          <w:lang w:val="en-US"/>
        </w:rPr>
        <w:t xml:space="preserve"> </w:t>
      </w:r>
      <w:r w:rsidRPr="651E6E68" w:rsidR="39131B24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[Short open field]</w:t>
      </w:r>
    </w:p>
    <w:p w:rsidRPr="006D7B6A" w:rsidR="00354A58" w:rsidP="651E6E68" w:rsidRDefault="0040240D" w14:paraId="243A7F7D" w14:textId="3F586EC7">
      <w:pPr>
        <w:pStyle w:val="Normal"/>
        <w:spacing w:before="240" w:after="240"/>
        <w:rPr>
          <w:lang w:val="en-US"/>
        </w:rPr>
      </w:pPr>
      <w:r w:rsidRPr="651E6E68" w:rsidR="0040240D">
        <w:rPr>
          <w:b w:val="1"/>
          <w:bCs w:val="1"/>
          <w:lang w:val="en-US"/>
        </w:rPr>
        <w:t>1</w:t>
      </w:r>
      <w:r w:rsidRPr="651E6E68" w:rsidR="302EEE3B">
        <w:rPr>
          <w:b w:val="1"/>
          <w:bCs w:val="1"/>
          <w:lang w:val="en-US"/>
        </w:rPr>
        <w:t>3</w:t>
      </w:r>
      <w:r w:rsidRPr="651E6E68" w:rsidR="0040240D">
        <w:rPr>
          <w:b w:val="1"/>
          <w:bCs w:val="1"/>
          <w:lang w:val="en-US"/>
        </w:rPr>
        <w:t xml:space="preserve">. What social / humanitarian </w:t>
      </w:r>
      <w:r w:rsidRPr="651E6E68" w:rsidR="0040240D">
        <w:rPr>
          <w:b w:val="1"/>
          <w:bCs w:val="1"/>
          <w:lang w:val="en-US"/>
        </w:rPr>
        <w:t>problem</w:t>
      </w:r>
      <w:r w:rsidRPr="651E6E68" w:rsidR="0040240D">
        <w:rPr>
          <w:b w:val="1"/>
          <w:bCs w:val="1"/>
          <w:lang w:val="en-US"/>
        </w:rPr>
        <w:t xml:space="preserve"> are you addressing?</w:t>
      </w:r>
      <w:r w:rsidRPr="651E6E68" w:rsidR="7B971CD7">
        <w:rPr>
          <w:b w:val="1"/>
          <w:bCs w:val="1"/>
          <w:lang w:val="en-US"/>
        </w:rPr>
        <w:t xml:space="preserve"> </w:t>
      </w:r>
      <w:r w:rsidRPr="651E6E68" w:rsidR="7B971CD7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[Short open field]</w:t>
      </w:r>
    </w:p>
    <w:p w:rsidR="00354A58" w:rsidP="651E6E68" w:rsidRDefault="0040240D" w14:paraId="6A04F70F" w14:textId="06F40F12">
      <w:pPr>
        <w:pStyle w:val="Normal"/>
        <w:spacing w:before="240" w:after="240"/>
        <w:rPr>
          <w:lang w:val="en-US"/>
        </w:rPr>
      </w:pPr>
      <w:r w:rsidRPr="651E6E68" w:rsidR="0040240D">
        <w:rPr>
          <w:b w:val="1"/>
          <w:bCs w:val="1"/>
          <w:lang w:val="en-US"/>
        </w:rPr>
        <w:t>1</w:t>
      </w:r>
      <w:r w:rsidRPr="651E6E68" w:rsidR="0BC4D789">
        <w:rPr>
          <w:b w:val="1"/>
          <w:bCs w:val="1"/>
          <w:lang w:val="en-US"/>
        </w:rPr>
        <w:t>4</w:t>
      </w:r>
      <w:r w:rsidRPr="651E6E68" w:rsidR="0040240D">
        <w:rPr>
          <w:b w:val="1"/>
          <w:bCs w:val="1"/>
          <w:lang w:val="en-US"/>
        </w:rPr>
        <w:t>. Main sector of operation</w:t>
      </w:r>
      <w:r w:rsidRPr="651E6E68" w:rsidR="2A3D9FAE">
        <w:rPr>
          <w:b w:val="1"/>
          <w:bCs w:val="1"/>
          <w:lang w:val="en-US"/>
        </w:rPr>
        <w:t xml:space="preserve"> </w:t>
      </w:r>
      <w:r w:rsidRPr="651E6E68" w:rsidR="2A3D9FAE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☐ Livelihoods/Empowerment</w:t>
      </w:r>
      <w:r w:rsidRPr="651E6E68" w:rsidR="2DC2C762">
        <w:rPr>
          <w:lang w:val="en-US"/>
        </w:rPr>
        <w:t xml:space="preserve"> </w:t>
      </w:r>
      <w:r>
        <w:tab/>
      </w:r>
      <w:r>
        <w:br/>
      </w:r>
      <w:r w:rsidRPr="651E6E68" w:rsidR="0040240D">
        <w:rPr>
          <w:lang w:val="en-US"/>
        </w:rPr>
        <w:t xml:space="preserve"> ☐ Health</w:t>
      </w:r>
      <w:r>
        <w:br/>
      </w:r>
      <w:r w:rsidRPr="651E6E68" w:rsidR="0040240D">
        <w:rPr>
          <w:lang w:val="en-US"/>
        </w:rPr>
        <w:t xml:space="preserve"> ☐ WASH</w:t>
      </w:r>
      <w:r>
        <w:br/>
      </w:r>
      <w:r w:rsidRPr="651E6E68" w:rsidR="0040240D">
        <w:rPr>
          <w:lang w:val="en-US"/>
        </w:rPr>
        <w:t xml:space="preserve"> ☐ Climate &amp; Environment</w:t>
      </w:r>
      <w:r>
        <w:br/>
      </w:r>
      <w:r w:rsidRPr="651E6E68" w:rsidR="0040240D">
        <w:rPr>
          <w:lang w:val="en-US"/>
        </w:rPr>
        <w:t xml:space="preserve"> ☐ Logistics</w:t>
      </w:r>
      <w:r w:rsidRPr="651E6E68" w:rsidR="058107D1">
        <w:rPr>
          <w:lang w:val="en-US"/>
        </w:rPr>
        <w:t xml:space="preserve"> </w:t>
      </w:r>
      <w:r>
        <w:br/>
      </w:r>
      <w:r w:rsidRPr="651E6E68" w:rsidR="0040240D">
        <w:rPr>
          <w:lang w:val="en-US"/>
        </w:rPr>
        <w:t xml:space="preserve"> ☐ </w:t>
      </w:r>
      <w:r w:rsidRPr="651E6E68" w:rsidR="1BA9BFB4">
        <w:rPr>
          <w:lang w:val="en-US"/>
        </w:rPr>
        <w:t>Training</w:t>
      </w:r>
      <w:r w:rsidRPr="651E6E68" w:rsidR="593332E8">
        <w:rPr>
          <w:lang w:val="en-US"/>
        </w:rPr>
        <w:t xml:space="preserve"> </w:t>
      </w:r>
    </w:p>
    <w:p w:rsidR="00354A58" w:rsidRDefault="0040240D" w14:paraId="243A7F80" w14:textId="4C770F81">
      <w:pPr>
        <w:spacing w:before="240" w:after="240"/>
      </w:pPr>
      <w:r w:rsidRPr="651E6E68" w:rsidR="593332E8">
        <w:rPr>
          <w:lang w:val="en-US"/>
        </w:rPr>
        <w:t>☐ Other: ______</w:t>
      </w:r>
      <w:r>
        <w:pict w14:anchorId="243A7FA0">
          <v:rect id="_x0000_i1027" style="width:0;height:1.5pt" o:hr="t" o:hrstd="t" o:hralign="center" fillcolor="#a0a0a0" stroked="f"/>
        </w:pict>
      </w:r>
    </w:p>
    <w:p w:rsidRPr="006D7B6A" w:rsidR="00354A58" w:rsidRDefault="0040240D" w14:paraId="243A7F81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name="_d1zms4l4ku6" w:colFirst="0" w:colLast="0" w:id="8"/>
      <w:bookmarkEnd w:id="8"/>
      <w:r w:rsidRPr="006D7B6A">
        <w:rPr>
          <w:b/>
          <w:bCs/>
          <w:sz w:val="34"/>
          <w:szCs w:val="34"/>
          <w:lang w:val="en-US"/>
        </w:rPr>
        <w:t>PART 3 — USERS &amp; BENEFICIARIES</w:t>
      </w:r>
    </w:p>
    <w:p w:rsidRPr="006D7B6A" w:rsidR="00354A58" w:rsidP="651E6E68" w:rsidRDefault="0040240D" w14:paraId="243A7F82" w14:textId="496B8824">
      <w:pPr>
        <w:pStyle w:val="Normal"/>
        <w:spacing w:before="240" w:after="240"/>
        <w:rPr>
          <w:lang w:val="en-US"/>
        </w:rPr>
      </w:pPr>
      <w:r w:rsidRPr="651E6E68" w:rsidR="0040240D">
        <w:rPr>
          <w:b w:val="1"/>
          <w:bCs w:val="1"/>
          <w:lang w:val="en-US"/>
        </w:rPr>
        <w:t>1</w:t>
      </w:r>
      <w:r w:rsidRPr="651E6E68" w:rsidR="55A75F2C">
        <w:rPr>
          <w:b w:val="1"/>
          <w:bCs w:val="1"/>
          <w:lang w:val="en-US"/>
        </w:rPr>
        <w:t>5</w:t>
      </w:r>
      <w:r w:rsidRPr="651E6E68" w:rsidR="0040240D">
        <w:rPr>
          <w:b w:val="1"/>
          <w:bCs w:val="1"/>
          <w:lang w:val="en-US"/>
        </w:rPr>
        <w:t>. Business model type</w:t>
      </w:r>
      <w:r w:rsidRPr="651E6E68" w:rsidR="5EB8F289">
        <w:rPr>
          <w:b w:val="1"/>
          <w:bCs w:val="1"/>
          <w:lang w:val="en-US"/>
        </w:rPr>
        <w:t xml:space="preserve"> </w:t>
      </w:r>
      <w:r w:rsidRPr="651E6E68" w:rsidR="5EB8F289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☐ B2C (selling directly to individuals)</w:t>
      </w:r>
      <w:r>
        <w:br/>
      </w:r>
      <w:r w:rsidRPr="651E6E68" w:rsidR="0040240D">
        <w:rPr>
          <w:lang w:val="en-US"/>
        </w:rPr>
        <w:t xml:space="preserve"> ☐ B2B (selling to companies)</w:t>
      </w:r>
      <w:r>
        <w:br/>
      </w:r>
      <w:r w:rsidRPr="651E6E68" w:rsidR="0040240D">
        <w:rPr>
          <w:lang w:val="en-US"/>
        </w:rPr>
        <w:t xml:space="preserve"> ☐ B2G (selling to government)</w:t>
      </w:r>
      <w:r>
        <w:br/>
      </w:r>
      <w:r w:rsidRPr="651E6E68" w:rsidR="0040240D">
        <w:rPr>
          <w:lang w:val="en-US"/>
        </w:rPr>
        <w:t xml:space="preserve"> ☐ Internal (selling to the National Society)</w:t>
      </w:r>
    </w:p>
    <w:p w:rsidRPr="006D7B6A" w:rsidR="00354A58" w:rsidP="651E6E68" w:rsidRDefault="42C56543" w14:paraId="243A7F83" w14:textId="7C0FB0F3">
      <w:pPr>
        <w:pStyle w:val="Normal"/>
        <w:spacing w:before="240" w:after="240"/>
        <w:rPr>
          <w:lang w:val="en-US"/>
        </w:rPr>
      </w:pPr>
      <w:r w:rsidRPr="651E6E68" w:rsidR="42C56543">
        <w:rPr>
          <w:b w:val="1"/>
          <w:bCs w:val="1"/>
          <w:lang w:val="en-US"/>
        </w:rPr>
        <w:t>1</w:t>
      </w:r>
      <w:r w:rsidRPr="651E6E68" w:rsidR="34FE9C54">
        <w:rPr>
          <w:b w:val="1"/>
          <w:bCs w:val="1"/>
          <w:lang w:val="en-US"/>
        </w:rPr>
        <w:t>6</w:t>
      </w:r>
      <w:r w:rsidRPr="651E6E68" w:rsidR="42C56543">
        <w:rPr>
          <w:b w:val="1"/>
          <w:bCs w:val="1"/>
          <w:lang w:val="en-US"/>
        </w:rPr>
        <w:t>. Describe your main paying customers?</w:t>
      </w:r>
      <w:r w:rsidRPr="651E6E68" w:rsidR="431097EF">
        <w:rPr>
          <w:b w:val="1"/>
          <w:bCs w:val="1"/>
          <w:lang w:val="en-US"/>
        </w:rPr>
        <w:t xml:space="preserve"> </w:t>
      </w:r>
      <w:r w:rsidRPr="651E6E68" w:rsidR="431097EF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42C56543">
        <w:rPr>
          <w:lang w:val="en-US"/>
        </w:rPr>
        <w:t xml:space="preserve">  [Short open field] </w:t>
      </w:r>
    </w:p>
    <w:p w:rsidR="640E3AEC" w:rsidP="651E6E68" w:rsidRDefault="640E3AEC" w14:paraId="4247B7AE" w14:textId="3FA60B1F">
      <w:pPr>
        <w:pStyle w:val="Normal"/>
        <w:spacing w:before="240" w:after="240"/>
        <w:rPr>
          <w:lang w:val="en-US"/>
        </w:rPr>
      </w:pPr>
      <w:r w:rsidRPr="651E6E68" w:rsidR="640E3AEC">
        <w:rPr>
          <w:b w:val="1"/>
          <w:bCs w:val="1"/>
          <w:lang w:val="en-US"/>
        </w:rPr>
        <w:t>1</w:t>
      </w:r>
      <w:r w:rsidRPr="651E6E68" w:rsidR="71FD99C7">
        <w:rPr>
          <w:b w:val="1"/>
          <w:bCs w:val="1"/>
          <w:lang w:val="en-US"/>
        </w:rPr>
        <w:t>7</w:t>
      </w:r>
      <w:r w:rsidRPr="651E6E68" w:rsidR="640E3AEC">
        <w:rPr>
          <w:b w:val="1"/>
          <w:bCs w:val="1"/>
          <w:lang w:val="en-US"/>
        </w:rPr>
        <w:t>. Do you have non-paying customers (beneficiaries)? If so describe</w:t>
      </w:r>
      <w:r w:rsidRPr="651E6E68" w:rsidR="388B73D2">
        <w:rPr>
          <w:b w:val="1"/>
          <w:bCs w:val="1"/>
          <w:lang w:val="en-US"/>
        </w:rPr>
        <w:t xml:space="preserve"> </w:t>
      </w:r>
      <w:r w:rsidRPr="651E6E68" w:rsidR="388B73D2">
        <w:rPr>
          <w:b w:val="0"/>
          <w:bCs w:val="0"/>
          <w:i w:val="1"/>
          <w:iCs w:val="1"/>
          <w:lang w:val="en-US"/>
        </w:rPr>
        <w:t>(Optional)</w:t>
      </w:r>
      <w:r>
        <w:br/>
      </w:r>
      <w:r w:rsidRPr="651E6E68" w:rsidR="640E3AEC">
        <w:rPr>
          <w:lang w:val="en-US"/>
        </w:rPr>
        <w:t xml:space="preserve">  [Short open field]</w:t>
      </w:r>
    </w:p>
    <w:p w:rsidRPr="006D7B6A" w:rsidR="00354A58" w:rsidP="651E6E68" w:rsidRDefault="0040240D" w14:paraId="243A7F84" w14:textId="30579975">
      <w:pPr>
        <w:pStyle w:val="Normal"/>
        <w:spacing w:before="240" w:after="240"/>
        <w:rPr>
          <w:lang w:val="en-US"/>
        </w:rPr>
      </w:pPr>
      <w:r w:rsidRPr="651E6E68" w:rsidR="0040240D">
        <w:rPr>
          <w:b w:val="1"/>
          <w:bCs w:val="1"/>
          <w:lang w:val="en-US"/>
        </w:rPr>
        <w:t>1</w:t>
      </w:r>
      <w:r w:rsidRPr="651E6E68" w:rsidR="59AB9B26">
        <w:rPr>
          <w:b w:val="1"/>
          <w:bCs w:val="1"/>
          <w:lang w:val="en-US"/>
        </w:rPr>
        <w:t>8</w:t>
      </w:r>
      <w:r w:rsidRPr="651E6E68" w:rsidR="0040240D">
        <w:rPr>
          <w:b w:val="1"/>
          <w:bCs w:val="1"/>
          <w:lang w:val="en-US"/>
        </w:rPr>
        <w:t xml:space="preserve">. How to reach out to your paying customers? </w:t>
      </w:r>
      <w:r w:rsidRPr="651E6E68" w:rsidR="6B38686E">
        <w:rPr>
          <w:b w:val="0"/>
          <w:bCs w:val="0"/>
          <w:i w:val="1"/>
          <w:iCs w:val="1"/>
          <w:lang w:val="en-US"/>
        </w:rPr>
        <w:t>(Mandatory)</w:t>
      </w:r>
    </w:p>
    <w:p w:rsidRPr="006D7B6A" w:rsidR="00354A58" w:rsidRDefault="0040240D" w14:paraId="243A7F85" w14:textId="77777777">
      <w:pPr>
        <w:spacing w:before="240"/>
        <w:rPr>
          <w:lang w:val="en-US"/>
        </w:rPr>
      </w:pPr>
      <w:r w:rsidRPr="006D7B6A">
        <w:rPr>
          <w:lang w:val="en-US"/>
        </w:rPr>
        <w:t>☐</w:t>
      </w:r>
      <w:r w:rsidRPr="006D7B6A">
        <w:rPr>
          <w:lang w:val="en-US"/>
        </w:rPr>
        <w:t xml:space="preserve"> Online channels (social media, website, platforms)</w:t>
      </w:r>
    </w:p>
    <w:p w:rsidRPr="006D7B6A" w:rsidR="00354A58" w:rsidRDefault="0040240D" w14:paraId="243A7F86" w14:textId="77777777">
      <w:pPr>
        <w:rPr>
          <w:lang w:val="en-US"/>
        </w:rPr>
      </w:pPr>
      <w:r w:rsidRPr="006D7B6A">
        <w:rPr>
          <w:lang w:val="en-US"/>
        </w:rPr>
        <w:t>☐</w:t>
      </w:r>
      <w:r w:rsidRPr="006D7B6A">
        <w:rPr>
          <w:lang w:val="en-US"/>
        </w:rPr>
        <w:t xml:space="preserve"> Events and public outreach</w:t>
      </w:r>
    </w:p>
    <w:p w:rsidRPr="006D7B6A" w:rsidR="00354A58" w:rsidRDefault="0040240D" w14:paraId="243A7F87" w14:textId="77777777">
      <w:pPr>
        <w:rPr>
          <w:lang w:val="en-US"/>
        </w:rPr>
      </w:pPr>
      <w:r w:rsidRPr="006D7B6A">
        <w:rPr>
          <w:lang w:val="en-US"/>
        </w:rPr>
        <w:t>☐</w:t>
      </w:r>
      <w:r w:rsidRPr="006D7B6A">
        <w:rPr>
          <w:lang w:val="en-US"/>
        </w:rPr>
        <w:t xml:space="preserve"> Direct sales / community outreach</w:t>
      </w:r>
    </w:p>
    <w:p w:rsidRPr="006D7B6A" w:rsidR="00354A58" w:rsidRDefault="0040240D" w14:paraId="243A7F88" w14:textId="77777777">
      <w:pPr>
        <w:rPr>
          <w:lang w:val="en-US"/>
        </w:rPr>
      </w:pPr>
      <w:r w:rsidRPr="006D7B6A">
        <w:rPr>
          <w:lang w:val="en-US"/>
        </w:rPr>
        <w:t>☐</w:t>
      </w:r>
      <w:r w:rsidRPr="006D7B6A">
        <w:rPr>
          <w:lang w:val="en-US"/>
        </w:rPr>
        <w:t xml:space="preserve"> Partnerships (companies, NGOs, government)</w:t>
      </w:r>
    </w:p>
    <w:p w:rsidRPr="006D7B6A" w:rsidR="00354A58" w:rsidRDefault="0040240D" w14:paraId="243A7F89" w14:textId="77777777">
      <w:pPr>
        <w:rPr>
          <w:lang w:val="en-US"/>
        </w:rPr>
      </w:pPr>
      <w:r w:rsidRPr="006D7B6A">
        <w:rPr>
          <w:lang w:val="en-US"/>
        </w:rPr>
        <w:t>☐</w:t>
      </w:r>
      <w:r w:rsidRPr="006D7B6A">
        <w:rPr>
          <w:lang w:val="en-US"/>
        </w:rPr>
        <w:t xml:space="preserve"> Other: ______</w:t>
      </w:r>
    </w:p>
    <w:p w:rsidR="00354A58" w:rsidP="651E6E68" w:rsidRDefault="0040240D" w14:paraId="243A7F8B" w14:textId="2B10EEC4">
      <w:pPr>
        <w:pStyle w:val="Normal"/>
        <w:spacing w:before="240" w:after="240"/>
        <w:rPr>
          <w:lang w:val="en-US"/>
        </w:rPr>
      </w:pPr>
    </w:p>
    <w:p w:rsidRPr="006D7B6A" w:rsidR="00354A58" w:rsidRDefault="0040240D" w14:paraId="243A7F8C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name="_liwzygro5c56" w:colFirst="0" w:colLast="0" w:id="11"/>
      <w:bookmarkEnd w:id="11"/>
      <w:r w:rsidRPr="006D7B6A">
        <w:rPr>
          <w:b/>
          <w:bCs/>
          <w:sz w:val="34"/>
          <w:szCs w:val="34"/>
          <w:lang w:val="en-US"/>
        </w:rPr>
        <w:t>PART 4 — REVENUE STREAMS &amp; BUSINESS MODEL</w:t>
      </w:r>
    </w:p>
    <w:p w:rsidRPr="006D7B6A" w:rsidR="00354A58" w:rsidP="651E6E68" w:rsidRDefault="0040240D" w14:paraId="243A7F8D" w14:textId="6C082095">
      <w:pPr>
        <w:pStyle w:val="Normal"/>
        <w:spacing w:before="240" w:after="240"/>
        <w:rPr>
          <w:lang w:val="en-US"/>
        </w:rPr>
      </w:pPr>
      <w:r w:rsidRPr="651E6E68" w:rsidR="0040240D">
        <w:rPr>
          <w:b w:val="1"/>
          <w:bCs w:val="1"/>
          <w:lang w:val="en-US"/>
        </w:rPr>
        <w:t>1</w:t>
      </w:r>
      <w:r w:rsidRPr="651E6E68" w:rsidR="0D55597F">
        <w:rPr>
          <w:b w:val="1"/>
          <w:bCs w:val="1"/>
          <w:lang w:val="en-US"/>
        </w:rPr>
        <w:t>9</w:t>
      </w:r>
      <w:r w:rsidRPr="651E6E68" w:rsidR="0040240D">
        <w:rPr>
          <w:b w:val="1"/>
          <w:bCs w:val="1"/>
          <w:lang w:val="en-US"/>
        </w:rPr>
        <w:t>. How is the social business currently funded?</w:t>
      </w:r>
      <w:r w:rsidRPr="651E6E68" w:rsidR="0AA06ADE">
        <w:rPr>
          <w:b w:val="1"/>
          <w:bCs w:val="1"/>
          <w:lang w:val="en-US"/>
        </w:rPr>
        <w:t xml:space="preserve"> </w:t>
      </w:r>
      <w:r w:rsidRPr="651E6E68" w:rsidR="0AA06ADE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☐ Primarily grants</w:t>
      </w:r>
      <w:r>
        <w:br/>
      </w:r>
      <w:r w:rsidRPr="651E6E68" w:rsidR="0040240D">
        <w:rPr>
          <w:lang w:val="en-US"/>
        </w:rPr>
        <w:t xml:space="preserve"> ☐ Primarily revenue-generated</w:t>
      </w:r>
      <w:r>
        <w:br/>
      </w:r>
      <w:r w:rsidRPr="651E6E68" w:rsidR="0040240D">
        <w:rPr>
          <w:lang w:val="en-US"/>
        </w:rPr>
        <w:t xml:space="preserve"> ☐ Hybrid (grants + revenue)</w:t>
      </w:r>
      <w:r>
        <w:br/>
      </w:r>
      <w:r w:rsidRPr="651E6E68" w:rsidR="0040240D">
        <w:rPr>
          <w:lang w:val="en-US"/>
        </w:rPr>
        <w:t xml:space="preserve"> ☐ Still in pilot phase (not yet generating revenue)</w:t>
      </w:r>
    </w:p>
    <w:p w:rsidRPr="006D7B6A" w:rsidR="00354A58" w:rsidP="651E6E68" w:rsidRDefault="0040240D" w14:paraId="243A7F8E" w14:textId="3B2D56CB">
      <w:pPr>
        <w:pStyle w:val="Normal"/>
        <w:spacing w:before="240" w:after="240"/>
        <w:rPr>
          <w:lang w:val="en-US"/>
        </w:rPr>
      </w:pPr>
      <w:r w:rsidRPr="651E6E68" w:rsidR="665C5B50">
        <w:rPr>
          <w:b w:val="1"/>
          <w:bCs w:val="1"/>
          <w:lang w:val="en-US"/>
        </w:rPr>
        <w:t>20</w:t>
      </w:r>
      <w:r w:rsidRPr="651E6E68" w:rsidR="0040240D">
        <w:rPr>
          <w:b w:val="1"/>
          <w:bCs w:val="1"/>
          <w:lang w:val="en-US"/>
        </w:rPr>
        <w:t>. Main revenue sources (select all that apply)</w:t>
      </w:r>
      <w:r w:rsidRPr="651E6E68" w:rsidR="33441AC9">
        <w:rPr>
          <w:b w:val="1"/>
          <w:bCs w:val="1"/>
          <w:lang w:val="en-US"/>
        </w:rPr>
        <w:t xml:space="preserve"> </w:t>
      </w:r>
      <w:r w:rsidRPr="651E6E68" w:rsidR="33441AC9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☐ Product sales</w:t>
      </w:r>
      <w:r>
        <w:br/>
      </w:r>
      <w:r w:rsidRPr="651E6E68" w:rsidR="0040240D">
        <w:rPr>
          <w:lang w:val="en-US"/>
        </w:rPr>
        <w:t xml:space="preserve"> ☐ Service contracts</w:t>
      </w:r>
      <w:r>
        <w:br/>
      </w:r>
      <w:r w:rsidRPr="651E6E68" w:rsidR="0040240D">
        <w:rPr>
          <w:lang w:val="en-US"/>
        </w:rPr>
        <w:t xml:space="preserve"> ☐ Subscription model</w:t>
      </w:r>
      <w:r>
        <w:br/>
      </w:r>
      <w:r w:rsidRPr="651E6E68" w:rsidR="0040240D">
        <w:rPr>
          <w:lang w:val="en-US"/>
        </w:rPr>
        <w:t xml:space="preserve"> ☐ Licensing / franchising</w:t>
      </w:r>
      <w:r>
        <w:br/>
      </w:r>
      <w:r w:rsidRPr="651E6E68" w:rsidR="0040240D">
        <w:rPr>
          <w:lang w:val="en-US"/>
        </w:rPr>
        <w:t xml:space="preserve"> ☐ Membership fees</w:t>
      </w:r>
      <w:r>
        <w:br/>
      </w:r>
      <w:r w:rsidRPr="651E6E68" w:rsidR="0040240D">
        <w:rPr>
          <w:lang w:val="en-US"/>
        </w:rPr>
        <w:t xml:space="preserve"> ☐ Consulting services</w:t>
      </w:r>
      <w:r>
        <w:br/>
      </w:r>
      <w:r w:rsidRPr="651E6E68" w:rsidR="0040240D">
        <w:rPr>
          <w:lang w:val="en-US"/>
        </w:rPr>
        <w:t xml:space="preserve"> ☐ Commission-based income</w:t>
      </w:r>
      <w:r>
        <w:br/>
      </w:r>
      <w:r w:rsidRPr="651E6E68" w:rsidR="0040240D">
        <w:rPr>
          <w:lang w:val="en-US"/>
        </w:rPr>
        <w:t xml:space="preserve"> ☐ Public procurement contracts</w:t>
      </w:r>
      <w:r>
        <w:br/>
      </w:r>
      <w:r w:rsidRPr="651E6E68" w:rsidR="0040240D">
        <w:rPr>
          <w:lang w:val="en-US"/>
        </w:rPr>
        <w:t xml:space="preserve"> ☐ Other: ______</w:t>
      </w:r>
    </w:p>
    <w:p w:rsidRPr="006D7B6A" w:rsidR="00354A58" w:rsidP="651E6E68" w:rsidRDefault="0040240D" w14:paraId="3BC78C64" w14:textId="6453F4F2">
      <w:pPr>
        <w:pStyle w:val="Normal"/>
        <w:spacing w:before="240" w:after="240"/>
        <w:rPr>
          <w:lang w:val="en-US"/>
        </w:rPr>
      </w:pPr>
      <w:r w:rsidRPr="651E6E68" w:rsidR="16604452">
        <w:rPr>
          <w:b w:val="1"/>
          <w:bCs w:val="1"/>
          <w:lang w:val="en-US"/>
        </w:rPr>
        <w:t>21</w:t>
      </w:r>
      <w:r w:rsidRPr="651E6E68" w:rsidR="42C56543">
        <w:rPr>
          <w:b w:val="1"/>
          <w:bCs w:val="1"/>
          <w:lang w:val="en-US"/>
        </w:rPr>
        <w:t>. What is your annual revenue range?</w:t>
      </w:r>
      <w:r w:rsidRPr="651E6E68" w:rsidR="515DEF41">
        <w:rPr>
          <w:b w:val="1"/>
          <w:bCs w:val="1"/>
          <w:lang w:val="en-US"/>
        </w:rPr>
        <w:t xml:space="preserve"> </w:t>
      </w:r>
      <w:r w:rsidRPr="651E6E68" w:rsidR="515DEF41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42C56543">
        <w:rPr>
          <w:lang w:val="en-US"/>
        </w:rPr>
        <w:t xml:space="preserve">  [Short open field] </w:t>
      </w:r>
    </w:p>
    <w:p w:rsidRPr="006D7B6A" w:rsidR="00354A58" w:rsidP="651E6E68" w:rsidRDefault="0040240D" w14:paraId="243A7F90" w14:textId="36E505A9">
      <w:pPr>
        <w:pStyle w:val="Normal"/>
        <w:spacing w:before="240" w:after="240"/>
        <w:rPr>
          <w:lang w:val="en-US"/>
        </w:rPr>
      </w:pPr>
      <w:r>
        <w:br/>
      </w:r>
      <w:r w:rsidRPr="651E6E68" w:rsidR="43AFCB9E">
        <w:rPr>
          <w:b w:val="1"/>
          <w:bCs w:val="1"/>
          <w:lang w:val="en-US"/>
        </w:rPr>
        <w:t>22</w:t>
      </w:r>
      <w:r w:rsidRPr="651E6E68" w:rsidR="0040240D">
        <w:rPr>
          <w:b w:val="1"/>
          <w:bCs w:val="1"/>
          <w:lang w:val="en-US"/>
        </w:rPr>
        <w:t>. Financial situation</w:t>
      </w:r>
      <w:r w:rsidRPr="651E6E68" w:rsidR="3684343C">
        <w:rPr>
          <w:b w:val="1"/>
          <w:bCs w:val="1"/>
          <w:lang w:val="en-US"/>
        </w:rPr>
        <w:t xml:space="preserve"> </w:t>
      </w:r>
      <w:r w:rsidRPr="651E6E68" w:rsidR="3684343C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☐ Operating at a loss</w:t>
      </w:r>
      <w:r>
        <w:br/>
      </w:r>
      <w:r w:rsidRPr="651E6E68" w:rsidR="0040240D">
        <w:rPr>
          <w:lang w:val="en-US"/>
        </w:rPr>
        <w:t xml:space="preserve"> ☐ Break-even</w:t>
      </w:r>
      <w:r>
        <w:br/>
      </w:r>
      <w:r w:rsidRPr="651E6E68" w:rsidR="0040240D">
        <w:rPr>
          <w:lang w:val="en-US"/>
        </w:rPr>
        <w:t xml:space="preserve"> ☐ Generating surplus reinvested into mission</w:t>
      </w:r>
      <w:r>
        <w:br/>
      </w:r>
      <w:r w:rsidRPr="651E6E68" w:rsidR="0040240D">
        <w:rPr>
          <w:lang w:val="en-US"/>
        </w:rPr>
        <w:t xml:space="preserve"> ☐ Generating surplus redistributed to National Society core costs</w:t>
      </w:r>
    </w:p>
    <w:p w:rsidR="00354A58" w:rsidP="651E6E68" w:rsidRDefault="0040240D" w14:paraId="45E68FC8" w14:textId="16EF2B4E">
      <w:pPr>
        <w:rPr>
          <w:lang w:val="fr-FR"/>
        </w:rPr>
      </w:pPr>
      <w:r>
        <w:pict w14:anchorId="243A7FA2">
          <v:rect id="_x0000_i1029" style="width:0;height:1.5pt" o:hr="t" o:hrstd="t" o:hralign="center" fillcolor="#a0a0a0" stroked="f"/>
        </w:pict>
      </w:r>
      <w:r w:rsidRPr="651E6E68" w:rsidR="02725B39">
        <w:rPr>
          <w:b w:val="1"/>
          <w:bCs w:val="1"/>
          <w:lang w:val="en-US"/>
        </w:rPr>
        <w:t>2</w:t>
      </w:r>
      <w:r w:rsidRPr="651E6E68" w:rsidR="5D2E88CD">
        <w:rPr>
          <w:b w:val="1"/>
          <w:bCs w:val="1"/>
          <w:lang w:val="en-US"/>
        </w:rPr>
        <w:t>3</w:t>
      </w:r>
      <w:r w:rsidRPr="651E6E68" w:rsidR="02725B39">
        <w:rPr>
          <w:b w:val="1"/>
          <w:bCs w:val="1"/>
          <w:lang w:val="en-US"/>
        </w:rPr>
        <w:t xml:space="preserve">. If </w:t>
      </w:r>
      <w:r w:rsidRPr="651E6E68" w:rsidR="6FC00E1B">
        <w:rPr>
          <w:b w:val="1"/>
          <w:bCs w:val="1"/>
          <w:lang w:val="en-US"/>
        </w:rPr>
        <w:t xml:space="preserve">your activity </w:t>
      </w:r>
      <w:r w:rsidRPr="651E6E68" w:rsidR="6FC00E1B">
        <w:rPr>
          <w:b w:val="1"/>
          <w:bCs w:val="1"/>
          <w:lang w:val="en-US"/>
        </w:rPr>
        <w:t xml:space="preserve">is </w:t>
      </w:r>
      <w:r w:rsidRPr="651E6E68" w:rsidR="02725B39">
        <w:rPr>
          <w:b w:val="1"/>
          <w:bCs w:val="1"/>
          <w:lang w:val="en-US"/>
        </w:rPr>
        <w:t>generating surplus, what percentage is invested into the social mission versus National so</w:t>
      </w:r>
      <w:r w:rsidRPr="651E6E68" w:rsidR="02725B39">
        <w:rPr>
          <w:b w:val="1"/>
          <w:bCs w:val="1"/>
          <w:lang w:val="en-US"/>
        </w:rPr>
        <w:t>ciety c</w:t>
      </w:r>
      <w:r w:rsidRPr="651E6E68" w:rsidR="02725B39">
        <w:rPr>
          <w:b w:val="1"/>
          <w:bCs w:val="1"/>
          <w:lang w:val="en-US"/>
        </w:rPr>
        <w:t>ore costs?</w:t>
      </w:r>
      <w:r w:rsidRPr="651E6E68" w:rsidR="02725B39">
        <w:rPr>
          <w:lang w:val="en-US"/>
        </w:rPr>
        <w:t xml:space="preserve"> </w:t>
      </w:r>
      <w:r w:rsidRPr="651E6E68" w:rsidR="49482101">
        <w:rPr>
          <w:i w:val="1"/>
          <w:iCs w:val="1"/>
          <w:lang w:val="en-US"/>
        </w:rPr>
        <w:t>(optional)</w:t>
      </w:r>
    </w:p>
    <w:p w:rsidR="00354A58" w:rsidP="651E6E68" w:rsidRDefault="0040240D" w14:paraId="6F527B7C" w14:textId="2AE8D270">
      <w:pPr>
        <w:pStyle w:val="Normal"/>
        <w:rPr>
          <w:lang w:val="en-US"/>
        </w:rPr>
      </w:pPr>
      <w:r w:rsidRPr="651E6E68" w:rsidR="49482101">
        <w:rPr>
          <w:lang w:val="en-US"/>
        </w:rPr>
        <w:t xml:space="preserve">  [Short open field]</w:t>
      </w:r>
    </w:p>
    <w:p w:rsidRPr="006D7B6A" w:rsidR="00354A58" w:rsidRDefault="0040240D" w14:paraId="243A7F92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name="_ovgualrx19b3" w:colFirst="0" w:colLast="0" w:id="14"/>
      <w:bookmarkEnd w:id="14"/>
      <w:r w:rsidRPr="006D7B6A">
        <w:rPr>
          <w:b/>
          <w:bCs/>
          <w:sz w:val="34"/>
          <w:szCs w:val="34"/>
          <w:lang w:val="en-US"/>
        </w:rPr>
        <w:t>PART 5 — MATURITY &amp; CAPACITY</w:t>
      </w:r>
    </w:p>
    <w:p w:rsidR="677F89B2" w:rsidP="651E6E68" w:rsidRDefault="677F89B2" w14:paraId="3C571ABD" w14:textId="7C13E966">
      <w:pPr>
        <w:pStyle w:val="Normal"/>
        <w:spacing w:before="240" w:after="240"/>
        <w:rPr>
          <w:lang w:val="en-US"/>
        </w:rPr>
      </w:pPr>
      <w:r w:rsidRPr="651E6E68" w:rsidR="42C56543">
        <w:rPr>
          <w:b w:val="1"/>
          <w:bCs w:val="1"/>
          <w:lang w:val="en-US"/>
        </w:rPr>
        <w:t>2</w:t>
      </w:r>
      <w:r w:rsidRPr="651E6E68" w:rsidR="1E2F275F">
        <w:rPr>
          <w:b w:val="1"/>
          <w:bCs w:val="1"/>
          <w:lang w:val="en-US"/>
        </w:rPr>
        <w:t>4</w:t>
      </w:r>
      <w:r w:rsidRPr="651E6E68" w:rsidR="42C56543">
        <w:rPr>
          <w:b w:val="1"/>
          <w:bCs w:val="1"/>
          <w:lang w:val="en-US"/>
        </w:rPr>
        <w:t>. Stage of development</w:t>
      </w:r>
      <w:r w:rsidRPr="651E6E68" w:rsidR="664252A4">
        <w:rPr>
          <w:b w:val="1"/>
          <w:bCs w:val="1"/>
          <w:lang w:val="en-US"/>
        </w:rPr>
        <w:t xml:space="preserve"> </w:t>
      </w:r>
      <w:r w:rsidRPr="651E6E68" w:rsidR="664252A4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42C56543">
        <w:rPr>
          <w:lang w:val="en-US"/>
        </w:rPr>
        <w:t xml:space="preserve"> ☐ Pilot stage</w:t>
      </w:r>
      <w:r>
        <w:br/>
      </w:r>
      <w:r w:rsidRPr="651E6E68" w:rsidR="42C56543">
        <w:rPr>
          <w:lang w:val="en-US"/>
        </w:rPr>
        <w:t xml:space="preserve"> ☐ Early growth</w:t>
      </w:r>
      <w:r>
        <w:br/>
      </w:r>
      <w:r w:rsidRPr="651E6E68" w:rsidR="42C56543">
        <w:rPr>
          <w:lang w:val="en-US"/>
        </w:rPr>
        <w:t xml:space="preserve"> ☐ Scaling nationally</w:t>
      </w:r>
      <w:r>
        <w:br/>
      </w:r>
      <w:r w:rsidRPr="651E6E68" w:rsidR="42C56543">
        <w:rPr>
          <w:lang w:val="en-US"/>
        </w:rPr>
        <w:t xml:space="preserve"> ☐ Scaling internationally</w:t>
      </w:r>
    </w:p>
    <w:p w:rsidRPr="006D7B6A" w:rsidR="00354A58" w:rsidP="651E6E68" w:rsidRDefault="0040240D" w14:paraId="243A7F94" w14:textId="2BB4893B">
      <w:pPr>
        <w:pStyle w:val="Normal"/>
        <w:spacing w:before="240" w:after="240"/>
        <w:rPr>
          <w:lang w:val="en-US"/>
        </w:rPr>
      </w:pPr>
      <w:r w:rsidRPr="651E6E68" w:rsidR="0040240D">
        <w:rPr>
          <w:b w:val="1"/>
          <w:bCs w:val="1"/>
          <w:lang w:val="en-US"/>
        </w:rPr>
        <w:t>2</w:t>
      </w:r>
      <w:r w:rsidRPr="651E6E68" w:rsidR="6B249F33">
        <w:rPr>
          <w:b w:val="1"/>
          <w:bCs w:val="1"/>
          <w:lang w:val="en-US"/>
        </w:rPr>
        <w:t>5</w:t>
      </w:r>
      <w:r w:rsidRPr="651E6E68" w:rsidR="0040240D">
        <w:rPr>
          <w:b w:val="1"/>
          <w:bCs w:val="1"/>
          <w:lang w:val="en-US"/>
        </w:rPr>
        <w:t>. Number of paid staff</w:t>
      </w:r>
      <w:r w:rsidRPr="651E6E68" w:rsidR="01F9004D">
        <w:rPr>
          <w:b w:val="1"/>
          <w:bCs w:val="1"/>
          <w:lang w:val="en-US"/>
        </w:rPr>
        <w:t xml:space="preserve"> </w:t>
      </w:r>
      <w:r w:rsidRPr="651E6E68" w:rsidR="01F9004D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☐ 0–2</w:t>
      </w:r>
      <w:r>
        <w:br/>
      </w:r>
      <w:r w:rsidRPr="651E6E68" w:rsidR="0040240D">
        <w:rPr>
          <w:lang w:val="en-US"/>
        </w:rPr>
        <w:t xml:space="preserve"> ☐ 3–10</w:t>
      </w:r>
      <w:r>
        <w:br/>
      </w:r>
      <w:r w:rsidRPr="651E6E68" w:rsidR="0040240D">
        <w:rPr>
          <w:lang w:val="en-US"/>
        </w:rPr>
        <w:t xml:space="preserve"> ☐ 11–25</w:t>
      </w:r>
      <w:r>
        <w:br/>
      </w:r>
      <w:r w:rsidRPr="651E6E68" w:rsidR="0040240D">
        <w:rPr>
          <w:lang w:val="en-US"/>
        </w:rPr>
        <w:t xml:space="preserve"> ☐ 25+</w:t>
      </w:r>
    </w:p>
    <w:p w:rsidR="0040240D" w:rsidP="651E6E68" w:rsidRDefault="0040240D" w14:paraId="2CB918A5" w14:textId="325295D2">
      <w:pPr>
        <w:pStyle w:val="Normal"/>
        <w:spacing w:before="240" w:after="240"/>
        <w:rPr>
          <w:lang w:val="en-US"/>
        </w:rPr>
      </w:pPr>
      <w:r w:rsidRPr="651E6E68" w:rsidR="0040240D">
        <w:rPr>
          <w:b w:val="1"/>
          <w:bCs w:val="1"/>
          <w:lang w:val="en-US"/>
        </w:rPr>
        <w:t>2</w:t>
      </w:r>
      <w:r w:rsidRPr="651E6E68" w:rsidR="47E73584">
        <w:rPr>
          <w:b w:val="1"/>
          <w:bCs w:val="1"/>
          <w:lang w:val="en-US"/>
        </w:rPr>
        <w:t>6</w:t>
      </w:r>
      <w:r w:rsidRPr="651E6E68" w:rsidR="0040240D">
        <w:rPr>
          <w:b w:val="1"/>
          <w:bCs w:val="1"/>
          <w:lang w:val="en-US"/>
        </w:rPr>
        <w:t>. Number of customers reached annually</w:t>
      </w:r>
      <w:r w:rsidRPr="651E6E68" w:rsidR="056A3CE6">
        <w:rPr>
          <w:b w:val="1"/>
          <w:bCs w:val="1"/>
          <w:lang w:val="en-US"/>
        </w:rPr>
        <w:t xml:space="preserve"> </w:t>
      </w:r>
      <w:r w:rsidRPr="651E6E68" w:rsidR="056A3CE6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 [Short open field] </w:t>
      </w:r>
    </w:p>
    <w:p w:rsidR="075581D3" w:rsidP="651E6E68" w:rsidRDefault="075581D3" w14:paraId="6D661F38" w14:textId="2A8209DA">
      <w:pPr>
        <w:pStyle w:val="Normal"/>
        <w:spacing w:before="240" w:after="240"/>
        <w:rPr>
          <w:lang w:val="fr-FR"/>
        </w:rPr>
      </w:pPr>
      <w:r w:rsidRPr="651E6E68" w:rsidR="075581D3">
        <w:rPr>
          <w:b w:val="1"/>
          <w:bCs w:val="1"/>
          <w:lang w:val="en-US"/>
        </w:rPr>
        <w:t>2</w:t>
      </w:r>
      <w:r w:rsidRPr="651E6E68" w:rsidR="79C06FF8">
        <w:rPr>
          <w:b w:val="1"/>
          <w:bCs w:val="1"/>
          <w:lang w:val="en-US"/>
        </w:rPr>
        <w:t>7</w:t>
      </w:r>
      <w:r w:rsidRPr="651E6E68" w:rsidR="075581D3">
        <w:rPr>
          <w:b w:val="1"/>
          <w:bCs w:val="1"/>
          <w:lang w:val="en-US"/>
        </w:rPr>
        <w:t xml:space="preserve">. Has the team </w:t>
      </w:r>
      <w:r w:rsidRPr="651E6E68" w:rsidR="075581D3">
        <w:rPr>
          <w:b w:val="1"/>
          <w:bCs w:val="1"/>
          <w:lang w:val="en-US"/>
        </w:rPr>
        <w:t>received any specific entrepreneurship</w:t>
      </w:r>
      <w:r w:rsidRPr="651E6E68" w:rsidR="3A1DD0AE">
        <w:rPr>
          <w:b w:val="1"/>
          <w:bCs w:val="1"/>
          <w:lang w:val="en-US"/>
        </w:rPr>
        <w:t xml:space="preserve"> or business development</w:t>
      </w:r>
      <w:r w:rsidRPr="651E6E68" w:rsidR="075581D3">
        <w:rPr>
          <w:b w:val="1"/>
          <w:bCs w:val="1"/>
          <w:lang w:val="en-US"/>
        </w:rPr>
        <w:t xml:space="preserve"> training</w:t>
      </w:r>
      <w:r w:rsidRPr="651E6E68" w:rsidR="075581D3">
        <w:rPr>
          <w:b w:val="1"/>
          <w:bCs w:val="1"/>
          <w:lang w:val="en-US"/>
        </w:rPr>
        <w:t xml:space="preserve">? If so, </w:t>
      </w:r>
      <w:r w:rsidRPr="651E6E68" w:rsidR="319C1913">
        <w:rPr>
          <w:b w:val="1"/>
          <w:bCs w:val="1"/>
          <w:lang w:val="en-US"/>
        </w:rPr>
        <w:t xml:space="preserve">please mention from where </w:t>
      </w:r>
      <w:r w:rsidRPr="651E6E68" w:rsidR="319C1913">
        <w:rPr>
          <w:i w:val="1"/>
          <w:iCs w:val="1"/>
          <w:lang w:val="en-US"/>
        </w:rPr>
        <w:t>(optional)</w:t>
      </w:r>
    </w:p>
    <w:p w:rsidR="319C1913" w:rsidP="651E6E68" w:rsidRDefault="319C1913" w14:paraId="461CC77D" w14:textId="74B1ABA8">
      <w:pPr>
        <w:pStyle w:val="Normal"/>
        <w:spacing w:before="240" w:after="240"/>
        <w:rPr>
          <w:ins w:author="mariealice.manderscheid" w:date="2026-03-24T10:43:55.16Z" w16du:dateUtc="2026-03-24T10:43:55.16Z" w:id="225485696"/>
          <w:lang w:val="en-US"/>
        </w:rPr>
      </w:pPr>
      <w:r w:rsidRPr="651E6E68" w:rsidR="319C1913">
        <w:rPr>
          <w:lang w:val="en-US"/>
        </w:rPr>
        <w:t>[Short open field]</w:t>
      </w:r>
    </w:p>
    <w:p w:rsidRPr="006D7B6A" w:rsidR="00354A58" w:rsidP="651E6E68" w:rsidRDefault="0040240D" w14:paraId="243A7F96" w14:textId="563D7064">
      <w:pPr>
        <w:pStyle w:val="Normal"/>
        <w:spacing w:before="240" w:after="240"/>
        <w:rPr>
          <w:lang w:val="en-US"/>
        </w:rPr>
      </w:pPr>
      <w:r w:rsidRPr="651E6E68" w:rsidR="0040240D">
        <w:rPr>
          <w:b w:val="1"/>
          <w:bCs w:val="1"/>
          <w:lang w:val="en-US"/>
        </w:rPr>
        <w:t>2</w:t>
      </w:r>
      <w:r w:rsidRPr="651E6E68" w:rsidR="6DD95A24">
        <w:rPr>
          <w:b w:val="1"/>
          <w:bCs w:val="1"/>
          <w:lang w:val="en-US"/>
        </w:rPr>
        <w:t>8</w:t>
      </w:r>
      <w:r w:rsidRPr="651E6E68" w:rsidR="0040240D">
        <w:rPr>
          <w:b w:val="1"/>
          <w:bCs w:val="1"/>
          <w:lang w:val="en-US"/>
        </w:rPr>
        <w:t>. What are your main current needs? (select up to 3)</w:t>
      </w:r>
      <w:r w:rsidRPr="651E6E68" w:rsidR="66304D59">
        <w:rPr>
          <w:b w:val="1"/>
          <w:bCs w:val="1"/>
          <w:lang w:val="en-US"/>
        </w:rPr>
        <w:t xml:space="preserve"> </w:t>
      </w:r>
      <w:r w:rsidRPr="651E6E68" w:rsidR="66304D59">
        <w:rPr>
          <w:b w:val="0"/>
          <w:bCs w:val="0"/>
          <w:i w:val="1"/>
          <w:iCs w:val="1"/>
          <w:lang w:val="en-US"/>
        </w:rPr>
        <w:t>(Mandatory)</w:t>
      </w:r>
    </w:p>
    <w:p w:rsidRPr="006D7B6A" w:rsidR="00354A58" w:rsidRDefault="0040240D" w14:paraId="243A7F97" w14:textId="77777777">
      <w:pPr>
        <w:spacing w:before="240" w:after="240"/>
        <w:rPr>
          <w:lang w:val="en-US"/>
        </w:rPr>
      </w:pPr>
      <w:r w:rsidRPr="006D7B6A">
        <w:rPr>
          <w:i/>
          <w:iCs/>
          <w:lang w:val="en-US"/>
        </w:rPr>
        <w:t>(Areas where venture needs support)</w:t>
      </w:r>
      <w:r w:rsidRPr="006D7B6A">
        <w:rPr>
          <w:b/>
          <w:bCs/>
          <w:lang w:val="en-US"/>
        </w:rPr>
        <w:br/>
      </w:r>
      <w:r w:rsidRPr="006D7B6A">
        <w:rPr>
          <w:lang w:val="en-US"/>
        </w:rPr>
        <w:t xml:space="preserve"> ☐ Access to funding / investment</w:t>
      </w:r>
      <w:r w:rsidRPr="006D7B6A">
        <w:rPr>
          <w:lang w:val="en-US"/>
        </w:rPr>
        <w:br/>
      </w:r>
      <w:r w:rsidRPr="006D7B6A">
        <w:rPr>
          <w:lang w:val="en-US"/>
        </w:rPr>
        <w:t xml:space="preserve"> ☐ Business development support</w:t>
      </w:r>
      <w:r w:rsidRPr="006D7B6A">
        <w:rPr>
          <w:lang w:val="en-US"/>
        </w:rPr>
        <w:br/>
      </w:r>
      <w:r w:rsidRPr="006D7B6A">
        <w:rPr>
          <w:lang w:val="en-US"/>
        </w:rPr>
        <w:t xml:space="preserve"> ☐ Impact measurement tools</w:t>
      </w:r>
      <w:r w:rsidRPr="006D7B6A">
        <w:rPr>
          <w:lang w:val="en-US"/>
        </w:rPr>
        <w:br/>
      </w:r>
      <w:r w:rsidRPr="006D7B6A">
        <w:rPr>
          <w:lang w:val="en-US"/>
        </w:rPr>
        <w:t xml:space="preserve"> ☐ Legal advice</w:t>
      </w:r>
      <w:r w:rsidRPr="006D7B6A">
        <w:rPr>
          <w:lang w:val="en-US"/>
        </w:rPr>
        <w:br/>
      </w:r>
      <w:r w:rsidRPr="006D7B6A">
        <w:rPr>
          <w:lang w:val="en-US"/>
        </w:rPr>
        <w:t xml:space="preserve"> ☐ Marketing &amp; branding</w:t>
      </w:r>
      <w:r w:rsidRPr="006D7B6A">
        <w:rPr>
          <w:lang w:val="en-US"/>
        </w:rPr>
        <w:br/>
      </w:r>
      <w:r w:rsidRPr="006D7B6A">
        <w:rPr>
          <w:lang w:val="en-US"/>
        </w:rPr>
        <w:t xml:space="preserve"> ☐ Market access / partnerships</w:t>
      </w:r>
      <w:r w:rsidRPr="006D7B6A">
        <w:rPr>
          <w:lang w:val="en-US"/>
        </w:rPr>
        <w:br/>
      </w:r>
      <w:r w:rsidRPr="006D7B6A">
        <w:rPr>
          <w:lang w:val="en-US"/>
        </w:rPr>
        <w:t xml:space="preserve"> ☐ Digital tools</w:t>
      </w:r>
      <w:r w:rsidRPr="006D7B6A">
        <w:rPr>
          <w:lang w:val="en-US"/>
        </w:rPr>
        <w:br/>
      </w:r>
      <w:r w:rsidRPr="006D7B6A">
        <w:rPr>
          <w:lang w:val="en-US"/>
        </w:rPr>
        <w:t xml:space="preserve"> ☐ HR / recruitment</w:t>
      </w:r>
      <w:r w:rsidRPr="006D7B6A">
        <w:rPr>
          <w:lang w:val="en-US"/>
        </w:rPr>
        <w:br/>
      </w:r>
      <w:r w:rsidRPr="006D7B6A">
        <w:rPr>
          <w:lang w:val="en-US"/>
        </w:rPr>
        <w:t xml:space="preserve"> ☐ R&amp;D / product development</w:t>
      </w:r>
      <w:r w:rsidRPr="006D7B6A">
        <w:rPr>
          <w:lang w:val="en-US"/>
        </w:rPr>
        <w:br/>
      </w:r>
      <w:r w:rsidRPr="006D7B6A">
        <w:rPr>
          <w:lang w:val="en-US"/>
        </w:rPr>
        <w:t xml:space="preserve"> ☐ Other: ______</w:t>
      </w:r>
    </w:p>
    <w:p w:rsidRPr="006D7B6A" w:rsidR="00354A58" w:rsidRDefault="0040240D" w14:paraId="243A7F98" w14:textId="4ED9E228">
      <w:pPr>
        <w:spacing w:before="240" w:after="240"/>
      </w:pPr>
    </w:p>
    <w:p w:rsidRPr="006D7B6A" w:rsidR="00354A58" w:rsidP="651E6E68" w:rsidRDefault="00354A58" w14:paraId="1963D9CB" w14:textId="5A3A1DFC">
      <w:pPr>
        <w:pStyle w:val="Normal"/>
        <w:spacing w:before="240" w:after="240"/>
        <w:rPr>
          <w:lang w:val="en-US"/>
        </w:rPr>
      </w:pPr>
      <w:r w:rsidRPr="651E6E68" w:rsidR="0040240D">
        <w:rPr>
          <w:b w:val="1"/>
          <w:bCs w:val="1"/>
          <w:lang w:val="en-US"/>
        </w:rPr>
        <w:t>2</w:t>
      </w:r>
      <w:r w:rsidRPr="651E6E68" w:rsidR="5285E487">
        <w:rPr>
          <w:b w:val="1"/>
          <w:bCs w:val="1"/>
          <w:lang w:val="en-US"/>
        </w:rPr>
        <w:t>9</w:t>
      </w:r>
      <w:r w:rsidRPr="651E6E68" w:rsidR="0040240D">
        <w:rPr>
          <w:b w:val="1"/>
          <w:bCs w:val="1"/>
          <w:lang w:val="en-US"/>
        </w:rPr>
        <w:t>. What are your main strengths? (select up to 3)</w:t>
      </w:r>
      <w:r w:rsidRPr="651E6E68" w:rsidR="10FCB9BE">
        <w:rPr>
          <w:b w:val="1"/>
          <w:bCs w:val="1"/>
          <w:lang w:val="en-US"/>
        </w:rPr>
        <w:t xml:space="preserve"> </w:t>
      </w:r>
      <w:r w:rsidRPr="651E6E68" w:rsidR="10FCB9BE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0040240D">
        <w:rPr>
          <w:lang w:val="en-US"/>
        </w:rPr>
        <w:t xml:space="preserve"> ☐ Strong mission alignment</w:t>
      </w:r>
      <w:r>
        <w:br/>
      </w:r>
      <w:r w:rsidRPr="651E6E68" w:rsidR="0040240D">
        <w:rPr>
          <w:lang w:val="en-US"/>
        </w:rPr>
        <w:t xml:space="preserve"> ☐ Strong volunteer base</w:t>
      </w:r>
      <w:r>
        <w:br/>
      </w:r>
      <w:r w:rsidRPr="651E6E68" w:rsidR="0040240D">
        <w:rPr>
          <w:lang w:val="en-US"/>
        </w:rPr>
        <w:t xml:space="preserve"> ☐ Strong local legitimacy</w:t>
      </w:r>
      <w:r>
        <w:br/>
      </w:r>
      <w:r w:rsidRPr="651E6E68" w:rsidR="0040240D">
        <w:rPr>
          <w:lang w:val="en-US"/>
        </w:rPr>
        <w:t xml:space="preserve"> ☐ Solid partnerships</w:t>
      </w:r>
      <w:r>
        <w:br/>
      </w:r>
      <w:r w:rsidRPr="651E6E68" w:rsidR="0040240D">
        <w:rPr>
          <w:lang w:val="en-US"/>
        </w:rPr>
        <w:t xml:space="preserve"> ☐ Financial sustainability</w:t>
      </w:r>
      <w:r>
        <w:br/>
      </w:r>
      <w:r w:rsidRPr="651E6E68" w:rsidR="0040240D">
        <w:rPr>
          <w:lang w:val="en-US"/>
        </w:rPr>
        <w:t xml:space="preserve"> ☐ Innovation capacity</w:t>
      </w:r>
      <w:r>
        <w:br/>
      </w:r>
      <w:r w:rsidRPr="651E6E68" w:rsidR="0040240D">
        <w:rPr>
          <w:lang w:val="en-US"/>
        </w:rPr>
        <w:t xml:space="preserve"> ☐ Strong leadership</w:t>
      </w:r>
      <w:r>
        <w:br/>
      </w:r>
      <w:r w:rsidRPr="651E6E68" w:rsidR="0040240D">
        <w:rPr>
          <w:lang w:val="en-US"/>
        </w:rPr>
        <w:t xml:space="preserve"> ☐ Strong brand recognition</w:t>
      </w:r>
      <w:r>
        <w:br/>
      </w:r>
      <w:r w:rsidRPr="651E6E68" w:rsidR="0040240D">
        <w:rPr>
          <w:lang w:val="en-US"/>
        </w:rPr>
        <w:t xml:space="preserve"> ☐ Government relationships</w:t>
      </w:r>
      <w:r>
        <w:br/>
      </w:r>
      <w:r w:rsidRPr="651E6E68" w:rsidR="0040240D">
        <w:rPr>
          <w:lang w:val="en-US"/>
        </w:rPr>
        <w:t xml:space="preserve"> ☐ Scalable model </w:t>
      </w:r>
    </w:p>
    <w:p w:rsidRPr="006D7B6A" w:rsidR="00354A58" w:rsidRDefault="00354A58" w14:paraId="243A7F9A" w14:textId="17A50C7E">
      <w:pPr>
        <w:spacing w:before="240" w:after="240"/>
        <w:rPr>
          <w:lang w:val="en-US"/>
        </w:rPr>
      </w:pPr>
      <w:r w:rsidRPr="651E6E68" w:rsidR="66EF5718">
        <w:rPr>
          <w:lang w:val="en-US"/>
        </w:rPr>
        <w:t xml:space="preserve">☐ Access to RCRC </w:t>
      </w:r>
      <w:r w:rsidRPr="651E6E68" w:rsidR="22D1418C">
        <w:rPr>
          <w:lang w:val="en-US"/>
        </w:rPr>
        <w:t>network</w:t>
      </w:r>
      <w:r w:rsidRPr="651E6E68" w:rsidR="66EF5718">
        <w:rPr>
          <w:lang w:val="en-US"/>
        </w:rPr>
        <w:t xml:space="preserve"> / partners </w:t>
      </w:r>
      <w:r>
        <w:br/>
      </w:r>
      <w:r w:rsidRPr="651E6E68" w:rsidR="0040240D">
        <w:rPr>
          <w:lang w:val="en-US"/>
        </w:rPr>
        <w:t xml:space="preserve"> ☐ Other: ______</w:t>
      </w:r>
    </w:p>
    <w:p w:rsidRPr="006D7B6A" w:rsidR="00354A58" w:rsidP="651E6E68" w:rsidRDefault="0040240D" w14:paraId="1C4A710C" w14:textId="2E937431">
      <w:pPr>
        <w:spacing w:before="240" w:after="240"/>
        <w:rPr>
          <w:lang w:val="en-US"/>
        </w:rPr>
      </w:pPr>
      <w:r w:rsidRPr="651E6E68" w:rsidR="76CD6E86">
        <w:rPr>
          <w:b w:val="1"/>
          <w:bCs w:val="1"/>
          <w:lang w:val="en-US"/>
        </w:rPr>
        <w:t>30</w:t>
      </w:r>
      <w:r w:rsidRPr="651E6E68" w:rsidR="0040240D">
        <w:rPr>
          <w:b w:val="1"/>
          <w:bCs w:val="1"/>
          <w:lang w:val="en-US"/>
        </w:rPr>
        <w:t xml:space="preserve">. Any </w:t>
      </w:r>
      <w:r w:rsidRPr="651E6E68" w:rsidR="0040240D">
        <w:rPr>
          <w:b w:val="1"/>
          <w:bCs w:val="1"/>
          <w:lang w:val="en-US"/>
        </w:rPr>
        <w:t>additional</w:t>
      </w:r>
      <w:r w:rsidRPr="651E6E68" w:rsidR="0040240D">
        <w:rPr>
          <w:b w:val="1"/>
          <w:bCs w:val="1"/>
          <w:lang w:val="en-US"/>
        </w:rPr>
        <w:t xml:space="preserve"> documents?</w:t>
      </w:r>
      <w:r w:rsidRPr="651E6E68" w:rsidR="0040240D">
        <w:rPr>
          <w:i w:val="1"/>
          <w:iCs w:val="1"/>
          <w:lang w:val="en-US"/>
        </w:rPr>
        <w:t xml:space="preserve"> </w:t>
      </w:r>
      <w:r w:rsidRPr="651E6E68" w:rsidR="0040240D">
        <w:rPr>
          <w:i w:val="1"/>
          <w:iCs w:val="1"/>
          <w:lang w:val="en-US"/>
        </w:rPr>
        <w:t>(Optional)</w:t>
      </w:r>
      <w:r>
        <w:br/>
      </w:r>
      <w:r w:rsidRPr="651E6E68" w:rsidR="0040240D">
        <w:rPr>
          <w:lang w:val="en-US"/>
        </w:rPr>
        <w:t xml:space="preserve"> ☐ Business Plan</w:t>
      </w:r>
      <w:r>
        <w:br/>
      </w:r>
      <w:r w:rsidRPr="651E6E68" w:rsidR="0040240D">
        <w:rPr>
          <w:lang w:val="en-US"/>
        </w:rPr>
        <w:t xml:space="preserve"> ☐ Annual reports</w:t>
      </w:r>
      <w:r>
        <w:br/>
      </w:r>
      <w:r w:rsidRPr="651E6E68" w:rsidR="0040240D">
        <w:rPr>
          <w:lang w:val="en-US"/>
        </w:rPr>
        <w:t xml:space="preserve"> ☐ Photos/Media</w:t>
      </w:r>
      <w:r>
        <w:br/>
      </w:r>
      <w:r w:rsidRPr="651E6E68" w:rsidR="0040240D">
        <w:rPr>
          <w:lang w:val="en-US"/>
        </w:rPr>
        <w:t xml:space="preserve"> ☐ Impact report</w:t>
      </w:r>
    </w:p>
    <w:p w:rsidRPr="006D7B6A" w:rsidR="00354A58" w:rsidP="651E6E68" w:rsidRDefault="0040240D" w14:paraId="243A7F9B" w14:textId="79146829">
      <w:pPr>
        <w:pStyle w:val="Normal"/>
        <w:spacing w:before="240" w:after="240"/>
        <w:rPr>
          <w:ins w:author="mariealice.manderscheid" w:date="2026-03-24T10:47:11.22Z" w16du:dateUtc="2026-03-24T10:47:11.22Z" w:id="45904294"/>
          <w:lang w:val="en-US"/>
        </w:rPr>
      </w:pPr>
      <w:r w:rsidRPr="651E6E68" w:rsidR="7EF980B4">
        <w:rPr>
          <w:b w:val="1"/>
          <w:bCs w:val="1"/>
          <w:lang w:val="en-US"/>
        </w:rPr>
        <w:t xml:space="preserve">Are </w:t>
      </w:r>
      <w:r w:rsidRPr="651E6E68" w:rsidR="7EF980B4">
        <w:rPr>
          <w:b w:val="1"/>
          <w:bCs w:val="1"/>
          <w:lang w:val="en-US"/>
        </w:rPr>
        <w:t>you</w:t>
      </w:r>
      <w:r w:rsidRPr="651E6E68" w:rsidR="7EF980B4">
        <w:rPr>
          <w:b w:val="1"/>
          <w:bCs w:val="1"/>
          <w:lang w:val="en-US"/>
        </w:rPr>
        <w:t xml:space="preserve"> open to </w:t>
      </w:r>
      <w:r w:rsidRPr="651E6E68" w:rsidR="7EF980B4">
        <w:rPr>
          <w:b w:val="1"/>
          <w:bCs w:val="1"/>
          <w:lang w:val="en-US"/>
        </w:rPr>
        <w:t>shar</w:t>
      </w:r>
      <w:r w:rsidRPr="651E6E68" w:rsidR="4ED7D50B">
        <w:rPr>
          <w:b w:val="1"/>
          <w:bCs w:val="1"/>
          <w:lang w:val="en-US"/>
        </w:rPr>
        <w:t>ing</w:t>
      </w:r>
      <w:r w:rsidRPr="651E6E68" w:rsidR="7EF980B4">
        <w:rPr>
          <w:b w:val="1"/>
          <w:bCs w:val="1"/>
          <w:lang w:val="en-US"/>
        </w:rPr>
        <w:t xml:space="preserve"> the content </w:t>
      </w:r>
      <w:r w:rsidRPr="651E6E68" w:rsidR="7EF980B4">
        <w:rPr>
          <w:b w:val="1"/>
          <w:bCs w:val="1"/>
          <w:lang w:val="en-US"/>
        </w:rPr>
        <w:t>provided</w:t>
      </w:r>
      <w:r w:rsidRPr="651E6E68" w:rsidR="7EF980B4">
        <w:rPr>
          <w:b w:val="1"/>
          <w:bCs w:val="1"/>
          <w:lang w:val="en-US"/>
        </w:rPr>
        <w:t xml:space="preserve"> in </w:t>
      </w:r>
      <w:r w:rsidRPr="651E6E68" w:rsidR="7EF980B4">
        <w:rPr>
          <w:b w:val="1"/>
          <w:bCs w:val="1"/>
          <w:lang w:val="en-US"/>
        </w:rPr>
        <w:t>this</w:t>
      </w:r>
      <w:r w:rsidRPr="651E6E68" w:rsidR="7EF980B4">
        <w:rPr>
          <w:b w:val="1"/>
          <w:bCs w:val="1"/>
          <w:lang w:val="en-US"/>
        </w:rPr>
        <w:t xml:space="preserve"> questionnaire </w:t>
      </w:r>
      <w:r w:rsidRPr="651E6E68" w:rsidR="7EF980B4">
        <w:rPr>
          <w:b w:val="1"/>
          <w:bCs w:val="1"/>
          <w:lang w:val="en-US"/>
        </w:rPr>
        <w:t>with</w:t>
      </w:r>
      <w:r w:rsidRPr="651E6E68" w:rsidR="3C73E7C9">
        <w:rPr>
          <w:b w:val="1"/>
          <w:bCs w:val="1"/>
          <w:lang w:val="en-US"/>
        </w:rPr>
        <w:t xml:space="preserve"> </w:t>
      </w:r>
      <w:r w:rsidRPr="651E6E68" w:rsidR="7EF980B4">
        <w:rPr>
          <w:b w:val="1"/>
          <w:bCs w:val="1"/>
          <w:lang w:val="en-US"/>
        </w:rPr>
        <w:t xml:space="preserve">the RCRC </w:t>
      </w:r>
      <w:r w:rsidRPr="651E6E68" w:rsidR="7EF980B4">
        <w:rPr>
          <w:b w:val="1"/>
          <w:bCs w:val="1"/>
          <w:lang w:val="en-US"/>
        </w:rPr>
        <w:t>Network?</w:t>
      </w:r>
      <w:r w:rsidRPr="651E6E68" w:rsidR="7EF980B4">
        <w:rPr>
          <w:lang w:val="en-US"/>
        </w:rPr>
        <w:t xml:space="preserve"> </w:t>
      </w:r>
      <w:r w:rsidRPr="651E6E68" w:rsidR="6C559837">
        <w:rPr>
          <w:lang w:val="en-US"/>
        </w:rPr>
        <w:t xml:space="preserve"> </w:t>
      </w:r>
      <w:r w:rsidRPr="651E6E68" w:rsidR="6C559837">
        <w:rPr>
          <w:b w:val="0"/>
          <w:bCs w:val="0"/>
          <w:i w:val="1"/>
          <w:iCs w:val="1"/>
          <w:lang w:val="en-US"/>
        </w:rPr>
        <w:t>(Mandatory)</w:t>
      </w:r>
      <w:r>
        <w:br/>
      </w:r>
      <w:r w:rsidRPr="651E6E68" w:rsidR="35D7B551">
        <w:rPr>
          <w:lang w:val="en-US"/>
        </w:rPr>
        <w:t>☐ Yes</w:t>
      </w:r>
      <w:r>
        <w:br/>
      </w:r>
      <w:r w:rsidRPr="651E6E68" w:rsidR="35D7B551">
        <w:rPr>
          <w:lang w:val="en-US"/>
        </w:rPr>
        <w:t>☐ No</w:t>
      </w:r>
    </w:p>
    <w:p w:rsidR="651E6E68" w:rsidP="651E6E68" w:rsidRDefault="651E6E68" w14:paraId="55D6E3A0" w14:textId="215C4EA0">
      <w:pPr>
        <w:pStyle w:val="Normal"/>
        <w:spacing w:before="240" w:after="240"/>
      </w:pPr>
    </w:p>
    <w:sectPr w:rsidRPr="006D7B6A" w:rsidR="00354A58">
      <w:footerReference w:type="even" r:id="rId16"/>
      <w:footerReference w:type="default" r:id="rId17"/>
      <w:footerReference w:type="first" r:id="rId18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240D" w:rsidP="006D7B6A" w:rsidRDefault="0040240D" w14:paraId="30560874" w14:textId="77777777">
      <w:pPr>
        <w:spacing w:line="240" w:lineRule="auto"/>
      </w:pPr>
      <w:r>
        <w:separator/>
      </w:r>
    </w:p>
  </w:endnote>
  <w:endnote w:type="continuationSeparator" w:id="0">
    <w:p w:rsidR="0040240D" w:rsidP="006D7B6A" w:rsidRDefault="0040240D" w14:paraId="5FCED81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A5D2A85A-3C65-474A-A22F-16C0AE8A883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D11093B-CC67-460C-BBBC-668F7BBBB4EF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FD9FB5A-97DF-4B31-A67E-70A742AC76A2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D7B6A" w:rsidRDefault="006D7B6A" w14:paraId="3F892F98" w14:textId="1DA0E0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CC5CBA" wp14:editId="58B13B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368935"/>
              <wp:effectExtent l="0" t="0" r="18415" b="0"/>
              <wp:wrapNone/>
              <wp:docPr id="2723260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D7B6A" w:rsidR="006D7B6A" w:rsidP="006D7B6A" w:rsidRDefault="006D7B6A" w14:paraId="2DDCB603" w14:textId="073F6BFB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7B6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1A38B337">
            <v:shapetype id="_x0000_t202" coordsize="21600,21600" o:spt="202" path="m,l,21600r21600,l21600,xe" w14:anchorId="3FCC5CBA">
              <v:stroke joinstyle="miter"/>
              <v:path gradientshapeok="t" o:connecttype="rect"/>
            </v:shapetype>
            <v:shape id="Text Box 2" style="position:absolute;margin-left:0;margin-top:0;width:64.5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">
              <v:fill o:detectmouseclick="t"/>
              <v:textbox style="mso-fit-shape-to-text:t" inset="20pt,0,0,15pt">
                <w:txbxContent>
                  <w:p w:rsidRPr="006D7B6A" w:rsidR="006D7B6A" w:rsidP="006D7B6A" w:rsidRDefault="006D7B6A" w14:paraId="086AEA9B" w14:textId="073F6BFB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7B6A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D7B6A" w:rsidRDefault="006D7B6A" w14:paraId="7E046176" w14:textId="5644B5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F2E0EA" wp14:editId="2935F378">
              <wp:simplePos x="914400" y="10072468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368935"/>
              <wp:effectExtent l="0" t="0" r="18415" b="0"/>
              <wp:wrapNone/>
              <wp:docPr id="1473503048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D7B6A" w:rsidR="006D7B6A" w:rsidP="006D7B6A" w:rsidRDefault="006D7B6A" w14:paraId="143D4D52" w14:textId="0ECC051B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7B6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4E8D7865">
            <v:shapetype id="_x0000_t202" coordsize="21600,21600" o:spt="202" path="m,l,21600r21600,l21600,xe" w14:anchorId="24F2E0EA">
              <v:stroke joinstyle="miter"/>
              <v:path gradientshapeok="t" o:connecttype="rect"/>
            </v:shapetype>
            <v:shape id="Text Box 3" style="position:absolute;margin-left:0;margin-top:0;width:64.5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6D7B6A" w:rsidR="006D7B6A" w:rsidP="006D7B6A" w:rsidRDefault="006D7B6A" w14:paraId="42A3D8A9" w14:textId="0ECC051B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7B6A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D7B6A" w:rsidRDefault="006D7B6A" w14:paraId="4A752DC2" w14:textId="219F17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64CE8F" wp14:editId="2FBA35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368935"/>
              <wp:effectExtent l="0" t="0" r="18415" b="0"/>
              <wp:wrapNone/>
              <wp:docPr id="1293798679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D7B6A" w:rsidR="006D7B6A" w:rsidP="006D7B6A" w:rsidRDefault="006D7B6A" w14:paraId="5D071DC6" w14:textId="750E2432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7B6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4D834144">
            <v:shapetype id="_x0000_t202" coordsize="21600,21600" o:spt="202" path="m,l,21600r21600,l21600,xe" w14:anchorId="6F64CE8F">
              <v:stroke joinstyle="miter"/>
              <v:path gradientshapeok="t" o:connecttype="rect"/>
            </v:shapetype>
            <v:shape id="Text Box 1" style="position:absolute;margin-left:0;margin-top:0;width:64.5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6D7B6A" w:rsidR="006D7B6A" w:rsidP="006D7B6A" w:rsidRDefault="006D7B6A" w14:paraId="7536C63C" w14:textId="750E2432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7B6A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240D" w:rsidP="006D7B6A" w:rsidRDefault="0040240D" w14:paraId="3073E7EB" w14:textId="77777777">
      <w:pPr>
        <w:spacing w:line="240" w:lineRule="auto"/>
      </w:pPr>
      <w:r>
        <w:separator/>
      </w:r>
    </w:p>
  </w:footnote>
  <w:footnote w:type="continuationSeparator" w:id="0">
    <w:p w:rsidR="0040240D" w:rsidP="006D7B6A" w:rsidRDefault="0040240D" w14:paraId="1399956C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3A12"/>
    <w:multiLevelType w:val="multilevel"/>
    <w:tmpl w:val="29A02F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456B25"/>
    <w:multiLevelType w:val="multilevel"/>
    <w:tmpl w:val="5A90B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4530FC5"/>
    <w:multiLevelType w:val="multilevel"/>
    <w:tmpl w:val="66F8D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317AD5"/>
    <w:multiLevelType w:val="multilevel"/>
    <w:tmpl w:val="411896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39910743">
    <w:abstractNumId w:val="3"/>
  </w:num>
  <w:num w:numId="2" w16cid:durableId="1783767898">
    <w:abstractNumId w:val="1"/>
  </w:num>
  <w:num w:numId="3" w16cid:durableId="96564605">
    <w:abstractNumId w:val="2"/>
  </w:num>
  <w:num w:numId="4" w16cid:durableId="1392580973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A58"/>
    <w:rsid w:val="00074099"/>
    <w:rsid w:val="000D1D54"/>
    <w:rsid w:val="0015EED1"/>
    <w:rsid w:val="00354A58"/>
    <w:rsid w:val="003A4958"/>
    <w:rsid w:val="0040240D"/>
    <w:rsid w:val="00590923"/>
    <w:rsid w:val="005C2E89"/>
    <w:rsid w:val="006D7B6A"/>
    <w:rsid w:val="00A8375E"/>
    <w:rsid w:val="00B44B96"/>
    <w:rsid w:val="00FF50C2"/>
    <w:rsid w:val="0152107A"/>
    <w:rsid w:val="01822ED9"/>
    <w:rsid w:val="01F9004D"/>
    <w:rsid w:val="02725B39"/>
    <w:rsid w:val="045A44E7"/>
    <w:rsid w:val="056A3CE6"/>
    <w:rsid w:val="058107D1"/>
    <w:rsid w:val="058D33DD"/>
    <w:rsid w:val="06BC1815"/>
    <w:rsid w:val="06DB94CC"/>
    <w:rsid w:val="075581D3"/>
    <w:rsid w:val="091ACAA0"/>
    <w:rsid w:val="092340E6"/>
    <w:rsid w:val="0A8BFEDC"/>
    <w:rsid w:val="0AA06ADE"/>
    <w:rsid w:val="0AE9B48A"/>
    <w:rsid w:val="0B157B22"/>
    <w:rsid w:val="0BC4D789"/>
    <w:rsid w:val="0C7C78FF"/>
    <w:rsid w:val="0D55597F"/>
    <w:rsid w:val="0DA05F25"/>
    <w:rsid w:val="0DC95A84"/>
    <w:rsid w:val="0DF7CD3A"/>
    <w:rsid w:val="0F221E85"/>
    <w:rsid w:val="10819D94"/>
    <w:rsid w:val="10FCB9BE"/>
    <w:rsid w:val="115793EC"/>
    <w:rsid w:val="141BD3E4"/>
    <w:rsid w:val="16604452"/>
    <w:rsid w:val="16805FDD"/>
    <w:rsid w:val="173E96E7"/>
    <w:rsid w:val="178F9B94"/>
    <w:rsid w:val="18F95A86"/>
    <w:rsid w:val="19FC1A8D"/>
    <w:rsid w:val="1A747A38"/>
    <w:rsid w:val="1BA9BFB4"/>
    <w:rsid w:val="1C12042E"/>
    <w:rsid w:val="1C49B7EC"/>
    <w:rsid w:val="1DC5D042"/>
    <w:rsid w:val="1DF1FE53"/>
    <w:rsid w:val="1E2F275F"/>
    <w:rsid w:val="1E3DE055"/>
    <w:rsid w:val="1EE9C87D"/>
    <w:rsid w:val="2067C106"/>
    <w:rsid w:val="20BA65A2"/>
    <w:rsid w:val="223F0347"/>
    <w:rsid w:val="22D1418C"/>
    <w:rsid w:val="23B9D163"/>
    <w:rsid w:val="240681D1"/>
    <w:rsid w:val="24C476D0"/>
    <w:rsid w:val="265FBFC5"/>
    <w:rsid w:val="2828BF84"/>
    <w:rsid w:val="2A3D9FAE"/>
    <w:rsid w:val="2AA04033"/>
    <w:rsid w:val="2C7255FA"/>
    <w:rsid w:val="2CD1D6C4"/>
    <w:rsid w:val="2DC2C762"/>
    <w:rsid w:val="2EE29590"/>
    <w:rsid w:val="302EEE3B"/>
    <w:rsid w:val="319C1913"/>
    <w:rsid w:val="33441AC9"/>
    <w:rsid w:val="33A7DEB1"/>
    <w:rsid w:val="33F201E9"/>
    <w:rsid w:val="34FE9C54"/>
    <w:rsid w:val="35D7B551"/>
    <w:rsid w:val="3684343C"/>
    <w:rsid w:val="388B73D2"/>
    <w:rsid w:val="38E3A1E1"/>
    <w:rsid w:val="39131B24"/>
    <w:rsid w:val="393C3FFB"/>
    <w:rsid w:val="3A1DD0AE"/>
    <w:rsid w:val="3A36C5A3"/>
    <w:rsid w:val="3AC6736D"/>
    <w:rsid w:val="3AD1559A"/>
    <w:rsid w:val="3C73E7C9"/>
    <w:rsid w:val="3EC43F3C"/>
    <w:rsid w:val="3FA4767F"/>
    <w:rsid w:val="3FA85292"/>
    <w:rsid w:val="3FE22913"/>
    <w:rsid w:val="4020FEF4"/>
    <w:rsid w:val="40C945F5"/>
    <w:rsid w:val="41C3AD6A"/>
    <w:rsid w:val="42AC8F4A"/>
    <w:rsid w:val="42B8A7CE"/>
    <w:rsid w:val="42C56543"/>
    <w:rsid w:val="431097EF"/>
    <w:rsid w:val="43AFCB9E"/>
    <w:rsid w:val="43FEC4D0"/>
    <w:rsid w:val="450CC5ED"/>
    <w:rsid w:val="46183F73"/>
    <w:rsid w:val="4624F883"/>
    <w:rsid w:val="46AFAEFE"/>
    <w:rsid w:val="47E73584"/>
    <w:rsid w:val="49482101"/>
    <w:rsid w:val="499C4C9A"/>
    <w:rsid w:val="4C2ED5B1"/>
    <w:rsid w:val="4ED7D50B"/>
    <w:rsid w:val="5158EF00"/>
    <w:rsid w:val="515DEF41"/>
    <w:rsid w:val="5199ABD2"/>
    <w:rsid w:val="5285E487"/>
    <w:rsid w:val="5355B3D5"/>
    <w:rsid w:val="548C00AA"/>
    <w:rsid w:val="55644613"/>
    <w:rsid w:val="55A75F2C"/>
    <w:rsid w:val="57438994"/>
    <w:rsid w:val="57EB1338"/>
    <w:rsid w:val="58FB395A"/>
    <w:rsid w:val="593332E8"/>
    <w:rsid w:val="594FA5A0"/>
    <w:rsid w:val="59AB9B26"/>
    <w:rsid w:val="5A28978A"/>
    <w:rsid w:val="5AC0B841"/>
    <w:rsid w:val="5CBE7B2F"/>
    <w:rsid w:val="5CE18FF8"/>
    <w:rsid w:val="5D2E88CD"/>
    <w:rsid w:val="5D98D632"/>
    <w:rsid w:val="5E37D169"/>
    <w:rsid w:val="5E7F900D"/>
    <w:rsid w:val="5EB8F289"/>
    <w:rsid w:val="5EBFC002"/>
    <w:rsid w:val="629D2F41"/>
    <w:rsid w:val="62D54200"/>
    <w:rsid w:val="640E3AEC"/>
    <w:rsid w:val="643281BD"/>
    <w:rsid w:val="644C3F8E"/>
    <w:rsid w:val="651E6E68"/>
    <w:rsid w:val="66304D59"/>
    <w:rsid w:val="664252A4"/>
    <w:rsid w:val="665C5B50"/>
    <w:rsid w:val="66BCACEF"/>
    <w:rsid w:val="66EF5718"/>
    <w:rsid w:val="677F89B2"/>
    <w:rsid w:val="695B820F"/>
    <w:rsid w:val="6AE3657C"/>
    <w:rsid w:val="6B249F33"/>
    <w:rsid w:val="6B38686E"/>
    <w:rsid w:val="6C559837"/>
    <w:rsid w:val="6C93BA51"/>
    <w:rsid w:val="6D52BABE"/>
    <w:rsid w:val="6DD95A24"/>
    <w:rsid w:val="6F5E0813"/>
    <w:rsid w:val="6FC00E1B"/>
    <w:rsid w:val="70067A60"/>
    <w:rsid w:val="706B2924"/>
    <w:rsid w:val="70B375F6"/>
    <w:rsid w:val="70E88CFB"/>
    <w:rsid w:val="71FD99C7"/>
    <w:rsid w:val="76335501"/>
    <w:rsid w:val="76CD6E86"/>
    <w:rsid w:val="77078320"/>
    <w:rsid w:val="78029B78"/>
    <w:rsid w:val="798BD5C7"/>
    <w:rsid w:val="79C06FF8"/>
    <w:rsid w:val="7A520C97"/>
    <w:rsid w:val="7A60D422"/>
    <w:rsid w:val="7AD08458"/>
    <w:rsid w:val="7AD68BA3"/>
    <w:rsid w:val="7B971CD7"/>
    <w:rsid w:val="7D663DEA"/>
    <w:rsid w:val="7D775BEC"/>
    <w:rsid w:val="7EF98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7F4F"/>
  <w15:docId w15:val="{38679261-2D00-4585-86E5-D359443417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D7B6A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7B6A"/>
  </w:style>
  <w:style w:type="paragraph" w:styleId="Revision">
    <w:name w:val="Revision"/>
    <w:hidden/>
    <w:uiPriority w:val="99"/>
    <w:semiHidden/>
    <w:rsid w:val="000D1D54"/>
    <w:pPr>
      <w:spacing w:line="240" w:lineRule="auto"/>
    </w:p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3A495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A49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1/relationships/commentsExtended" Target="commentsExtended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webSettings" Target="webSettings.xml" Id="rId7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microsoft.com/office/2011/relationships/people" Target="peop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styles" Target="styles.xml" Id="rId5" /><Relationship Type="http://schemas.openxmlformats.org/officeDocument/2006/relationships/hyperlink" Target="mailto:mariealice.manderscheid@croix-rouge.fr" TargetMode="External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6/09/relationships/commentsIds" Target="commentsIds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00AE48E6524C43881453CA99CFC697" ma:contentTypeVersion="4" ma:contentTypeDescription="Create a new document." ma:contentTypeScope="" ma:versionID="1823421d0c0ece3fd6b774a75b9f9778">
  <xsd:schema xmlns:xsd="http://www.w3.org/2001/XMLSchema" xmlns:xs="http://www.w3.org/2001/XMLSchema" xmlns:p="http://schemas.microsoft.com/office/2006/metadata/properties" xmlns:ns2="22f19eb8-f48c-4173-a3f2-710e4f53e359" targetNamespace="http://schemas.microsoft.com/office/2006/metadata/properties" ma:root="true" ma:fieldsID="9cae1c04cafacb7bf1ef4353ced75ac4" ns2:_="">
    <xsd:import namespace="22f19eb8-f48c-4173-a3f2-710e4f53e3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f19eb8-f48c-4173-a3f2-710e4f53e3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0E4D74-F193-4F00-BA3A-11812E045D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397902B-6D04-4CCB-AFC6-BD3802820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f19eb8-f48c-4173-a3f2-710e4f53e3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BFCD72-E19C-4DDA-9BA7-F7B124CF6DD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mariealice.manderscheid</lastModifiedBy>
  <revision>8</revision>
  <dcterms:created xsi:type="dcterms:W3CDTF">2026-03-24T09:31:00.0000000Z</dcterms:created>
  <dcterms:modified xsi:type="dcterms:W3CDTF">2026-03-25T09:11:40.5258940Z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0x0101000300AE48E6524C43881453CA99CFC697</vt:lpwstr>
  </property>
  <property fmtid="{D5CDD505-2E9C-101B-9397-08002B2CF9AE}" pid="3" name="ClassificationContentMarkingFooterShapeIds">
    <vt:lpwstr>4d1dcd17,19f895e,57d3df48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Restricted</vt:lpwstr>
  </property>
  <property fmtid="{D5CDD505-2E9C-101B-9397-08002B2CF9AE}" pid="6" name="MSIP_Label_60843f49-ba84-4571-b1b5-bbf501ecdde5_Enabled">
    <vt:lpwstr>true</vt:lpwstr>
  </property>
  <property fmtid="{D5CDD505-2E9C-101B-9397-08002B2CF9AE}" pid="7" name="MSIP_Label_60843f49-ba84-4571-b1b5-bbf501ecdde5_SetDate">
    <vt:lpwstr>2026-03-10T10:14:20Z</vt:lpwstr>
  </property>
  <property fmtid="{D5CDD505-2E9C-101B-9397-08002B2CF9AE}" pid="8" name="MSIP_Label_60843f49-ba84-4571-b1b5-bbf501ecdde5_Method">
    <vt:lpwstr>Privileged</vt:lpwstr>
  </property>
  <property fmtid="{D5CDD505-2E9C-101B-9397-08002B2CF9AE}" pid="9" name="MSIP_Label_60843f49-ba84-4571-b1b5-bbf501ecdde5_Name">
    <vt:lpwstr>Red Cross - Red Crescent Internal</vt:lpwstr>
  </property>
  <property fmtid="{D5CDD505-2E9C-101B-9397-08002B2CF9AE}" pid="10" name="MSIP_Label_60843f49-ba84-4571-b1b5-bbf501ecdde5_SiteId">
    <vt:lpwstr>a2b53be5-734e-4e6c-ab0d-d184f60fd917</vt:lpwstr>
  </property>
  <property fmtid="{D5CDD505-2E9C-101B-9397-08002B2CF9AE}" pid="11" name="MSIP_Label_60843f49-ba84-4571-b1b5-bbf501ecdde5_ActionId">
    <vt:lpwstr>62a828d0-145d-4617-8799-84333c93e6b5</vt:lpwstr>
  </property>
  <property fmtid="{D5CDD505-2E9C-101B-9397-08002B2CF9AE}" pid="12" name="MSIP_Label_60843f49-ba84-4571-b1b5-bbf501ecdde5_ContentBits">
    <vt:lpwstr>2</vt:lpwstr>
  </property>
  <property fmtid="{D5CDD505-2E9C-101B-9397-08002B2CF9AE}" pid="13" name="MSIP_Label_60843f49-ba84-4571-b1b5-bbf501ecdde5_Tag">
    <vt:lpwstr>10, 0, 1, 1</vt:lpwstr>
  </property>
</Properties>
</file>